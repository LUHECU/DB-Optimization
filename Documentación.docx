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1E12" w14:textId="554407EE" w:rsidR="00D160FE" w:rsidRDefault="00D160FE" w:rsidP="00575D2F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4"/>
        <w:gridCol w:w="3573"/>
        <w:gridCol w:w="4147"/>
      </w:tblGrid>
      <w:tr w:rsidR="002C71C4" w14:paraId="594CC34A" w14:textId="77777777" w:rsidTr="00C66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1B78186B" w14:textId="46AEC800" w:rsidR="00733ED5" w:rsidRDefault="00F71A0C" w:rsidP="00575D2F">
            <w:r>
              <w:t>ID</w:t>
            </w:r>
          </w:p>
        </w:tc>
        <w:tc>
          <w:tcPr>
            <w:tcW w:w="3573" w:type="dxa"/>
          </w:tcPr>
          <w:p w14:paraId="694D7CE3" w14:textId="131CFB9D" w:rsidR="00733ED5" w:rsidRDefault="00F71A0C" w:rsidP="00575D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 Funcional</w:t>
            </w:r>
          </w:p>
        </w:tc>
        <w:tc>
          <w:tcPr>
            <w:tcW w:w="4147" w:type="dxa"/>
          </w:tcPr>
          <w:p w14:paraId="5CBCFD42" w14:textId="2D17D61B" w:rsidR="00733ED5" w:rsidRDefault="00F71A0C" w:rsidP="00575D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71A0C" w14:paraId="75179E7E" w14:textId="77777777" w:rsidTr="00C6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5C416AB" w14:textId="35C5FA91" w:rsidR="00F71A0C" w:rsidRDefault="00F71A0C" w:rsidP="00575D2F">
            <w:r>
              <w:t>RF1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EA67DCE" w14:textId="7707915C" w:rsidR="00F71A0C" w:rsidRDefault="0056468C" w:rsidP="00575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</w:t>
            </w:r>
            <w:r w:rsidR="00225E03">
              <w:t xml:space="preserve"> </w:t>
            </w:r>
            <w:r w:rsidR="00846B8F">
              <w:t xml:space="preserve">de </w:t>
            </w:r>
            <w:proofErr w:type="spellStart"/>
            <w:r w:rsidR="00225E03">
              <w:t>E</w:t>
            </w:r>
            <w:r w:rsidR="00E97419">
              <w:t>mployee</w:t>
            </w:r>
            <w:proofErr w:type="spellEnd"/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34351FF4" w14:textId="3657A80F" w:rsidR="00F71A0C" w:rsidRDefault="004B70AC" w:rsidP="00575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Insertar</w:t>
            </w:r>
            <w:r w:rsidR="00EA6FE5">
              <w:t xml:space="preserve">, actualizar y eliminar </w:t>
            </w:r>
            <w:r w:rsidR="00076891">
              <w:t xml:space="preserve">los datos </w:t>
            </w:r>
            <w:r w:rsidR="0009773D">
              <w:t xml:space="preserve">correspondientes </w:t>
            </w:r>
            <w:r w:rsidR="00076891">
              <w:t xml:space="preserve">de la tabla </w:t>
            </w:r>
            <w:proofErr w:type="spellStart"/>
            <w:r w:rsidR="00076891">
              <w:t>Employee</w:t>
            </w:r>
            <w:proofErr w:type="spellEnd"/>
            <w:r w:rsidR="00352DB3">
              <w:t>.</w:t>
            </w:r>
          </w:p>
        </w:tc>
      </w:tr>
      <w:tr w:rsidR="00F71A0C" w14:paraId="27106B18" w14:textId="77777777" w:rsidTr="00C66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6339FF3F" w14:textId="31BEF772" w:rsidR="00F71A0C" w:rsidRDefault="00F71A0C" w:rsidP="00575D2F">
            <w:r>
              <w:t>RF2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4301FEBC" w14:textId="242472F2" w:rsidR="00F71A0C" w:rsidRDefault="0056468C" w:rsidP="0057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CRUD </w:t>
            </w:r>
            <w:r w:rsidR="003B04E4">
              <w:t xml:space="preserve">de </w:t>
            </w:r>
            <w:proofErr w:type="spellStart"/>
            <w:r w:rsidR="00225E03">
              <w:t>C</w:t>
            </w:r>
            <w:r>
              <w:t>o</w:t>
            </w:r>
            <w:r w:rsidR="00933FAD">
              <w:t>stumer</w:t>
            </w:r>
            <w:proofErr w:type="spellEnd"/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3E964CE3" w14:textId="00B4E23B" w:rsidR="00F71A0C" w:rsidRDefault="00DF30E9" w:rsidP="0057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Insertar, actualizar y eliminar los datos correspondientes de la tabla </w:t>
            </w:r>
            <w:proofErr w:type="spellStart"/>
            <w:r>
              <w:t>Costumer</w:t>
            </w:r>
            <w:proofErr w:type="spellEnd"/>
            <w:r w:rsidR="00352DB3">
              <w:t>.</w:t>
            </w:r>
          </w:p>
        </w:tc>
      </w:tr>
      <w:tr w:rsidR="00F71A0C" w14:paraId="7C5408B4" w14:textId="77777777" w:rsidTr="00C6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72B3E0D4" w14:textId="39B2DD2F" w:rsidR="00F71A0C" w:rsidRDefault="00F71A0C" w:rsidP="00575D2F">
            <w:r>
              <w:t>RF3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79C5273D" w14:textId="667C29EB" w:rsidR="00F71A0C" w:rsidRDefault="0056468C" w:rsidP="00575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</w:t>
            </w:r>
            <w:r w:rsidR="00CA26D4">
              <w:t xml:space="preserve"> de</w:t>
            </w:r>
            <w:r>
              <w:t xml:space="preserve"> </w:t>
            </w:r>
            <w:proofErr w:type="spellStart"/>
            <w:r w:rsidR="00225E03">
              <w:t>I</w:t>
            </w:r>
            <w:r w:rsidR="0000564F">
              <w:t>nvoice</w:t>
            </w:r>
            <w:proofErr w:type="spellEnd"/>
            <w:r w:rsidR="0000564F">
              <w:t xml:space="preserve"> 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1B7F43AD" w14:textId="6BA3A9C5" w:rsidR="00F71A0C" w:rsidRDefault="00DF30E9" w:rsidP="00575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Insertar, actualizar y eliminar los datos correspondientes de la tabla </w:t>
            </w:r>
            <w:proofErr w:type="spellStart"/>
            <w:r>
              <w:t>Invoice</w:t>
            </w:r>
            <w:proofErr w:type="spellEnd"/>
            <w:r w:rsidR="00352DB3">
              <w:t>.</w:t>
            </w:r>
          </w:p>
        </w:tc>
      </w:tr>
      <w:tr w:rsidR="00F71A0C" w14:paraId="34591A20" w14:textId="77777777" w:rsidTr="00C66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1ACF20E" w14:textId="221C8438" w:rsidR="00F71A0C" w:rsidRDefault="00F71A0C" w:rsidP="00575D2F">
            <w:r>
              <w:t>RF4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72CEF6D9" w14:textId="36101975" w:rsidR="00F71A0C" w:rsidRDefault="0056468C" w:rsidP="0057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CRUD</w:t>
            </w:r>
            <w:r w:rsidR="00CA26D4">
              <w:t xml:space="preserve"> de</w:t>
            </w:r>
            <w:r>
              <w:t xml:space="preserve"> </w:t>
            </w:r>
            <w:proofErr w:type="spellStart"/>
            <w:r w:rsidR="00225E03">
              <w:t>I</w:t>
            </w:r>
            <w:r w:rsidR="0000564F">
              <w:t>nvoiceline</w:t>
            </w:r>
            <w:proofErr w:type="spellEnd"/>
            <w:r w:rsidR="0000564F">
              <w:t xml:space="preserve"> 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08E0D507" w14:textId="60139E10" w:rsidR="00F71A0C" w:rsidRDefault="002F76EC" w:rsidP="00575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Insertar, actualizar y eliminar los datos correspondientes de la tabla </w:t>
            </w:r>
            <w:proofErr w:type="spellStart"/>
            <w:r>
              <w:t>Invoiceline</w:t>
            </w:r>
            <w:proofErr w:type="spellEnd"/>
            <w:r w:rsidR="00352DB3">
              <w:t>.</w:t>
            </w:r>
          </w:p>
        </w:tc>
      </w:tr>
      <w:tr w:rsidR="00F71A0C" w14:paraId="64C47E76" w14:textId="77777777" w:rsidTr="00C6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66D4A741" w14:textId="658A43C9" w:rsidR="00F71A0C" w:rsidRDefault="00F71A0C" w:rsidP="00575D2F">
            <w:r>
              <w:t>RF5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07215809" w14:textId="3AE19AC6" w:rsidR="00F71A0C" w:rsidRDefault="0056468C" w:rsidP="00575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</w:t>
            </w:r>
            <w:r w:rsidR="00CA26D4">
              <w:t xml:space="preserve"> de</w:t>
            </w:r>
            <w:r>
              <w:t xml:space="preserve"> </w:t>
            </w:r>
            <w:r w:rsidR="002F76EC">
              <w:t>Tr</w:t>
            </w:r>
            <w:r w:rsidR="00CE2F5F">
              <w:t>a</w:t>
            </w:r>
            <w:r w:rsidR="002F76EC">
              <w:t>ck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253B0892" w14:textId="5ED658A5" w:rsidR="00F71A0C" w:rsidRDefault="002F76EC" w:rsidP="00575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Insertar, actualizar y eliminar los datos correspondientes de la tabla </w:t>
            </w:r>
            <w:proofErr w:type="spellStart"/>
            <w:r>
              <w:t>track</w:t>
            </w:r>
            <w:proofErr w:type="spellEnd"/>
            <w:r w:rsidR="00352DB3">
              <w:t>.</w:t>
            </w:r>
          </w:p>
        </w:tc>
      </w:tr>
    </w:tbl>
    <w:p w14:paraId="604DAFB6" w14:textId="4F6CF2C6" w:rsidR="00A47A28" w:rsidRDefault="00A47A28" w:rsidP="00575D2F"/>
    <w:p w14:paraId="766D88B7" w14:textId="72A373C6" w:rsidR="00A47A28" w:rsidRDefault="00A47A28" w:rsidP="00575D2F"/>
    <w:p w14:paraId="37C65484" w14:textId="77777777" w:rsidR="00C66126" w:rsidRDefault="00C66126" w:rsidP="00575D2F"/>
    <w:p w14:paraId="2DE48E3C" w14:textId="77777777" w:rsidR="00C66126" w:rsidRDefault="00C66126" w:rsidP="00575D2F"/>
    <w:p w14:paraId="63E97EAF" w14:textId="77777777" w:rsidR="00C66126" w:rsidRDefault="00C66126" w:rsidP="00575D2F"/>
    <w:p w14:paraId="1CB6BAF5" w14:textId="77777777" w:rsidR="00C66126" w:rsidRDefault="00C66126" w:rsidP="00575D2F"/>
    <w:p w14:paraId="0B95C0FA" w14:textId="77777777" w:rsidR="00C66126" w:rsidRDefault="00C66126" w:rsidP="00575D2F"/>
    <w:p w14:paraId="58F4D3D8" w14:textId="77777777" w:rsidR="00C66126" w:rsidRDefault="00C66126" w:rsidP="00575D2F"/>
    <w:p w14:paraId="390706A5" w14:textId="77777777" w:rsidR="00C66126" w:rsidRDefault="00C66126" w:rsidP="00575D2F"/>
    <w:p w14:paraId="789849BA" w14:textId="77777777" w:rsidR="00C66126" w:rsidRDefault="00C66126" w:rsidP="00575D2F"/>
    <w:p w14:paraId="3712721E" w14:textId="77777777" w:rsidR="00544E5B" w:rsidRDefault="00544E5B" w:rsidP="00575D2F"/>
    <w:p w14:paraId="48A54226" w14:textId="29F95F1A" w:rsidR="00A47A28" w:rsidRDefault="00A47A28" w:rsidP="00575D2F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74"/>
        <w:gridCol w:w="3573"/>
        <w:gridCol w:w="4147"/>
      </w:tblGrid>
      <w:tr w:rsidR="00C66126" w14:paraId="01E707F6" w14:textId="77777777" w:rsidTr="00C661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</w:tcPr>
          <w:p w14:paraId="70A4581E" w14:textId="77777777" w:rsidR="00C66126" w:rsidRDefault="00C66126" w:rsidP="00C6246C">
            <w:r>
              <w:lastRenderedPageBreak/>
              <w:t>ID</w:t>
            </w:r>
          </w:p>
        </w:tc>
        <w:tc>
          <w:tcPr>
            <w:tcW w:w="3573" w:type="dxa"/>
          </w:tcPr>
          <w:p w14:paraId="6BD56C3C" w14:textId="77777777" w:rsidR="00C66126" w:rsidRDefault="00C66126" w:rsidP="00C624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Requerimiento Funcional</w:t>
            </w:r>
          </w:p>
        </w:tc>
        <w:tc>
          <w:tcPr>
            <w:tcW w:w="4147" w:type="dxa"/>
          </w:tcPr>
          <w:p w14:paraId="75A62504" w14:textId="77777777" w:rsidR="00C66126" w:rsidRDefault="00C66126" w:rsidP="00C624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C66126" w14:paraId="36E72887" w14:textId="77777777" w:rsidTr="00C6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907913B" w14:textId="77777777" w:rsidR="00C66126" w:rsidRDefault="00C66126" w:rsidP="00C6246C">
            <w:r>
              <w:t>RF6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125B68C4" w14:textId="77777777" w:rsidR="00C66126" w:rsidRDefault="00C66126" w:rsidP="00C62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Tablas de Auditoria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7CEE2FF" w14:textId="77777777" w:rsidR="00C66126" w:rsidRDefault="00C66126" w:rsidP="00C62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Creación tablas de registro </w:t>
            </w:r>
            <w:r w:rsidRPr="00AF16A9">
              <w:t xml:space="preserve">mediante </w:t>
            </w:r>
            <w:proofErr w:type="spellStart"/>
            <w:r w:rsidRPr="00AF16A9">
              <w:t>tiggers</w:t>
            </w:r>
            <w:proofErr w:type="spellEnd"/>
            <w:r w:rsidRPr="00AF16A9">
              <w:t xml:space="preserve"> que almacenen </w:t>
            </w:r>
            <w:r>
              <w:t xml:space="preserve">los movimientos de las tablas </w:t>
            </w:r>
            <w:proofErr w:type="spellStart"/>
            <w:r>
              <w:t>Employee</w:t>
            </w:r>
            <w:proofErr w:type="spellEnd"/>
            <w:r>
              <w:t xml:space="preserve">, </w:t>
            </w:r>
            <w:proofErr w:type="spellStart"/>
            <w:r>
              <w:t>Costumer</w:t>
            </w:r>
            <w:proofErr w:type="spellEnd"/>
            <w:r>
              <w:t xml:space="preserve">, </w:t>
            </w:r>
            <w:proofErr w:type="spellStart"/>
            <w:ins w:id="0" w:author="Autor">
              <w:r>
                <w:t>Invoice</w:t>
              </w:r>
            </w:ins>
            <w:proofErr w:type="spellEnd"/>
            <w:r>
              <w:t xml:space="preserve">, </w:t>
            </w:r>
            <w:proofErr w:type="spellStart"/>
            <w:r>
              <w:t>Invoiceline</w:t>
            </w:r>
            <w:proofErr w:type="spellEnd"/>
            <w:r>
              <w:t xml:space="preserve"> y Track.</w:t>
            </w:r>
          </w:p>
        </w:tc>
      </w:tr>
      <w:tr w:rsidR="00C66126" w14:paraId="450F32DB" w14:textId="77777777" w:rsidTr="00C66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D0A9F5A" w14:textId="77777777" w:rsidR="00C66126" w:rsidRDefault="00C66126" w:rsidP="00C6246C">
            <w:r>
              <w:t>RF7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7B903781" w14:textId="77777777" w:rsidR="00C66126" w:rsidRDefault="00C66126" w:rsidP="00C62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Validaciones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66AE3AB6" w14:textId="77777777" w:rsidR="00C66126" w:rsidRDefault="00C66126" w:rsidP="00C62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Mediante </w:t>
            </w:r>
            <w:proofErr w:type="spellStart"/>
            <w:r>
              <w:t>triggers</w:t>
            </w:r>
            <w:proofErr w:type="spellEnd"/>
            <w:r>
              <w:t xml:space="preserve"> validar los datos correspondientes a las inserciones, actualizaciones y eliminaciones de las tablas </w:t>
            </w:r>
            <w:proofErr w:type="spellStart"/>
            <w:r>
              <w:t>Employee</w:t>
            </w:r>
            <w:proofErr w:type="spellEnd"/>
            <w:r>
              <w:t xml:space="preserve">, </w:t>
            </w:r>
            <w:proofErr w:type="spellStart"/>
            <w:r>
              <w:t>Costumer</w:t>
            </w:r>
            <w:proofErr w:type="spellEnd"/>
            <w:r>
              <w:t xml:space="preserve">, </w:t>
            </w:r>
            <w:proofErr w:type="spellStart"/>
            <w:ins w:id="1" w:author="Autor">
              <w:r>
                <w:t>Invoice</w:t>
              </w:r>
            </w:ins>
            <w:proofErr w:type="spellEnd"/>
            <w:r>
              <w:t xml:space="preserve">, </w:t>
            </w:r>
            <w:proofErr w:type="spellStart"/>
            <w:r>
              <w:t>Invoiceline</w:t>
            </w:r>
            <w:proofErr w:type="spellEnd"/>
            <w:r>
              <w:t xml:space="preserve"> y Track.</w:t>
            </w:r>
          </w:p>
        </w:tc>
      </w:tr>
      <w:tr w:rsidR="00C66126" w14:paraId="1F82A305" w14:textId="77777777" w:rsidTr="00C6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731ED41F" w14:textId="77777777" w:rsidR="00C66126" w:rsidRDefault="00C66126" w:rsidP="00C6246C">
            <w:r>
              <w:t>RF8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00BC9DEE" w14:textId="77777777" w:rsidR="00C66126" w:rsidRDefault="00C66126" w:rsidP="00C62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Cursores de Actualización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F035FE4" w14:textId="77777777" w:rsidR="00C66126" w:rsidRDefault="00C66126" w:rsidP="00C62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Mediante el uso de procedimientos con cursores, actualizar múltiples datos de las tablas </w:t>
            </w:r>
            <w:proofErr w:type="spellStart"/>
            <w:r>
              <w:t>Employee</w:t>
            </w:r>
            <w:proofErr w:type="spellEnd"/>
            <w:r>
              <w:t xml:space="preserve">, </w:t>
            </w:r>
            <w:proofErr w:type="spellStart"/>
            <w:r>
              <w:t>Costumer</w:t>
            </w:r>
            <w:proofErr w:type="spellEnd"/>
            <w:r>
              <w:t xml:space="preserve">, </w:t>
            </w:r>
            <w:proofErr w:type="spellStart"/>
            <w:ins w:id="2" w:author="Autor">
              <w:r>
                <w:t>Invoice</w:t>
              </w:r>
            </w:ins>
            <w:proofErr w:type="spellEnd"/>
            <w:r>
              <w:t xml:space="preserve">, </w:t>
            </w:r>
            <w:proofErr w:type="spellStart"/>
            <w:r>
              <w:t>Invoiceline</w:t>
            </w:r>
            <w:proofErr w:type="spellEnd"/>
            <w:r>
              <w:t xml:space="preserve"> y Track.</w:t>
            </w:r>
          </w:p>
        </w:tc>
      </w:tr>
      <w:tr w:rsidR="00C66126" w14:paraId="1D4CBEE2" w14:textId="77777777" w:rsidTr="00C661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71B4B90D" w14:textId="77777777" w:rsidR="00C66126" w:rsidRDefault="00C66126" w:rsidP="00C6246C">
            <w:r>
              <w:t>RF9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3D2C1771" w14:textId="77777777" w:rsidR="00C66126" w:rsidRDefault="00C66126" w:rsidP="00C62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Cursores de Selección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F8C1D4B" w14:textId="77777777" w:rsidR="00C66126" w:rsidRDefault="00C66126" w:rsidP="00C624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Mediante el uso de procedimientos con cursores, seleccionar múltiples datos de las tablas </w:t>
            </w:r>
            <w:proofErr w:type="spellStart"/>
            <w:r>
              <w:t>Employee</w:t>
            </w:r>
            <w:proofErr w:type="spellEnd"/>
            <w:r>
              <w:t xml:space="preserve">, </w:t>
            </w:r>
            <w:proofErr w:type="spellStart"/>
            <w:r>
              <w:t>Costumer</w:t>
            </w:r>
            <w:proofErr w:type="spellEnd"/>
            <w:r>
              <w:t xml:space="preserve">, </w:t>
            </w:r>
            <w:proofErr w:type="spellStart"/>
            <w:ins w:id="3" w:author="Autor">
              <w:r>
                <w:t>Invoice</w:t>
              </w:r>
            </w:ins>
            <w:proofErr w:type="spellEnd"/>
            <w:r>
              <w:t xml:space="preserve">, </w:t>
            </w:r>
            <w:proofErr w:type="spellStart"/>
            <w:r>
              <w:t>Invoiceline</w:t>
            </w:r>
            <w:proofErr w:type="spellEnd"/>
            <w:r>
              <w:t xml:space="preserve"> y Track.</w:t>
            </w:r>
          </w:p>
        </w:tc>
      </w:tr>
      <w:tr w:rsidR="00C66126" w14:paraId="22459F51" w14:textId="77777777" w:rsidTr="00C661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4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2443A883" w14:textId="77777777" w:rsidR="00C66126" w:rsidRDefault="00C66126" w:rsidP="00C6246C">
            <w:r>
              <w:t>RF10</w:t>
            </w:r>
          </w:p>
        </w:tc>
        <w:tc>
          <w:tcPr>
            <w:tcW w:w="3573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52A47D36" w14:textId="77777777" w:rsidR="00C66126" w:rsidRDefault="00C66126" w:rsidP="00C62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Vistas</w:t>
            </w:r>
          </w:p>
        </w:tc>
        <w:tc>
          <w:tcPr>
            <w:tcW w:w="4147" w:type="dxa"/>
            <w:tcMar>
              <w:top w:w="288" w:type="dxa"/>
              <w:left w:w="115" w:type="dxa"/>
              <w:bottom w:w="288" w:type="dxa"/>
              <w:right w:w="115" w:type="dxa"/>
            </w:tcMar>
            <w:vAlign w:val="center"/>
          </w:tcPr>
          <w:p w14:paraId="0B644F5F" w14:textId="77777777" w:rsidR="00C66126" w:rsidRDefault="00C66126" w:rsidP="00C624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Creación de vistas correspondientes a </w:t>
            </w:r>
            <w:proofErr w:type="gramStart"/>
            <w:r>
              <w:t>las tabla</w:t>
            </w:r>
            <w:proofErr w:type="gramEnd"/>
            <w:r>
              <w:t xml:space="preserve"> </w:t>
            </w:r>
            <w:proofErr w:type="spellStart"/>
            <w:r>
              <w:t>Employee</w:t>
            </w:r>
            <w:proofErr w:type="spellEnd"/>
            <w:r>
              <w:t xml:space="preserve">, </w:t>
            </w:r>
            <w:proofErr w:type="spellStart"/>
            <w:r>
              <w:t>Costumer</w:t>
            </w:r>
            <w:proofErr w:type="spellEnd"/>
            <w:r>
              <w:t xml:space="preserve">, </w:t>
            </w:r>
            <w:proofErr w:type="spellStart"/>
            <w:ins w:id="4" w:author="Autor">
              <w:r>
                <w:t>Invoice</w:t>
              </w:r>
            </w:ins>
            <w:proofErr w:type="spellEnd"/>
            <w:r>
              <w:t xml:space="preserve">, </w:t>
            </w:r>
            <w:proofErr w:type="spellStart"/>
            <w:r>
              <w:t>Invoiceline</w:t>
            </w:r>
            <w:proofErr w:type="spellEnd"/>
            <w:r>
              <w:t xml:space="preserve"> y Track.</w:t>
            </w:r>
          </w:p>
        </w:tc>
      </w:tr>
    </w:tbl>
    <w:p w14:paraId="3E2513B6" w14:textId="77777777" w:rsidR="00D160FE" w:rsidRDefault="00D160FE" w:rsidP="00575D2F"/>
    <w:p w14:paraId="0F35B349" w14:textId="77777777" w:rsidR="008545D2" w:rsidRDefault="008545D2" w:rsidP="00575D2F"/>
    <w:p w14:paraId="1BAA2383" w14:textId="77777777" w:rsidR="008545D2" w:rsidRDefault="008545D2" w:rsidP="00575D2F"/>
    <w:p w14:paraId="5B2796E9" w14:textId="77777777" w:rsidR="008075E8" w:rsidRDefault="008075E8" w:rsidP="00575D2F"/>
    <w:p w14:paraId="02868CA3" w14:textId="77777777" w:rsidR="008A6881" w:rsidRDefault="008A6881" w:rsidP="00575D2F"/>
    <w:p w14:paraId="5751AECD" w14:textId="77777777" w:rsidR="00544E5B" w:rsidRDefault="00544E5B" w:rsidP="00575D2F"/>
    <w:p w14:paraId="6331425A" w14:textId="77777777" w:rsidR="003D6FD6" w:rsidRPr="003D6FD6" w:rsidRDefault="003D6FD6" w:rsidP="003D6FD6">
      <w:pPr>
        <w:spacing w:line="259" w:lineRule="auto"/>
        <w:rPr>
          <w:rFonts w:cstheme="minorHAnsi"/>
          <w:b/>
          <w:bCs/>
          <w:lang w:val="es-CR"/>
        </w:rPr>
      </w:pPr>
    </w:p>
    <w:p w14:paraId="4AC93740" w14:textId="77777777" w:rsidR="00F43B00" w:rsidRPr="000929F3" w:rsidRDefault="00F43B00" w:rsidP="135ADB7D">
      <w:pPr>
        <w:pStyle w:val="Heading1"/>
        <w:jc w:val="center"/>
        <w:rPr>
          <w:rFonts w:asciiTheme="minorHAnsi" w:hAnsiTheme="minorHAnsi" w:cstheme="minorBidi"/>
          <w:lang w:val="es-ES"/>
        </w:rPr>
      </w:pPr>
      <w:bookmarkStart w:id="5" w:name="_Toc33163254"/>
      <w:bookmarkStart w:id="6" w:name="_Toc327797727"/>
      <w:r w:rsidRPr="135ADB7D">
        <w:rPr>
          <w:rFonts w:asciiTheme="minorHAnsi" w:hAnsiTheme="minorHAnsi" w:cstheme="minorBidi"/>
          <w:lang w:val="es-ES"/>
        </w:rPr>
        <w:lastRenderedPageBreak/>
        <w:t>Diccionario de Datos</w:t>
      </w:r>
      <w:bookmarkEnd w:id="5"/>
      <w:bookmarkEnd w:id="6"/>
    </w:p>
    <w:p w14:paraId="245971B6" w14:textId="77777777" w:rsidR="00F43B00" w:rsidRPr="000929F3" w:rsidRDefault="00F43B00" w:rsidP="00F43B00">
      <w:pPr>
        <w:spacing w:line="240" w:lineRule="auto"/>
        <w:rPr>
          <w:rFonts w:cstheme="minorHAnsi"/>
        </w:rPr>
      </w:pPr>
    </w:p>
    <w:p w14:paraId="166C1655" w14:textId="77777777" w:rsidR="00F43B00" w:rsidRPr="000929F3" w:rsidRDefault="00F43B00" w:rsidP="135ADB7D">
      <w:pPr>
        <w:pStyle w:val="Heading2"/>
        <w:spacing w:line="240" w:lineRule="auto"/>
        <w:rPr>
          <w:rFonts w:asciiTheme="minorHAnsi" w:hAnsiTheme="minorHAnsi" w:cstheme="minorBidi"/>
        </w:rPr>
      </w:pPr>
      <w:bookmarkStart w:id="7" w:name="_Toc465078648"/>
      <w:bookmarkStart w:id="8" w:name="_Toc465103392"/>
      <w:bookmarkStart w:id="9" w:name="_Toc465121950"/>
      <w:bookmarkStart w:id="10" w:name="_Toc33163255"/>
      <w:bookmarkStart w:id="11" w:name="_Toc1396159304"/>
      <w:r w:rsidRPr="135ADB7D">
        <w:rPr>
          <w:rFonts w:asciiTheme="minorHAnsi" w:hAnsiTheme="minorHAnsi" w:cstheme="minorBidi"/>
        </w:rPr>
        <w:t>Entidades</w:t>
      </w:r>
      <w:bookmarkEnd w:id="7"/>
      <w:bookmarkEnd w:id="8"/>
      <w:bookmarkEnd w:id="9"/>
      <w:bookmarkEnd w:id="10"/>
      <w:bookmarkEnd w:id="11"/>
    </w:p>
    <w:tbl>
      <w:tblPr>
        <w:tblStyle w:val="ListTable4-Accent6"/>
        <w:tblW w:w="9282" w:type="dxa"/>
        <w:tblLook w:val="04A0" w:firstRow="1" w:lastRow="0" w:firstColumn="1" w:lastColumn="0" w:noHBand="0" w:noVBand="1"/>
      </w:tblPr>
      <w:tblGrid>
        <w:gridCol w:w="2616"/>
        <w:gridCol w:w="3685"/>
        <w:gridCol w:w="2981"/>
      </w:tblGrid>
      <w:tr w:rsidR="00F43B00" w:rsidRPr="000929F3" w14:paraId="341D8448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hideMark/>
          </w:tcPr>
          <w:p w14:paraId="4BA16BBB" w14:textId="77777777" w:rsidR="00F43B00" w:rsidRPr="000929F3" w:rsidRDefault="00F43B00" w:rsidP="0076693A">
            <w:pPr>
              <w:ind w:left="10"/>
              <w:rPr>
                <w:rFonts w:eastAsia="Arial" w:cstheme="minorHAnsi"/>
                <w:sz w:val="24"/>
                <w:szCs w:val="24"/>
              </w:rPr>
            </w:pPr>
            <w:r w:rsidRPr="000929F3">
              <w:rPr>
                <w:rFonts w:eastAsia="Arial" w:cstheme="minorHAnsi"/>
                <w:sz w:val="24"/>
                <w:szCs w:val="24"/>
              </w:rPr>
              <w:t xml:space="preserve">Nombre de las </w:t>
            </w:r>
            <w:proofErr w:type="spellStart"/>
            <w:r w:rsidRPr="000929F3">
              <w:rPr>
                <w:rFonts w:eastAsia="Arial" w:cstheme="minorHAnsi"/>
                <w:sz w:val="24"/>
                <w:szCs w:val="24"/>
              </w:rPr>
              <w:t>Entidades</w:t>
            </w:r>
            <w:proofErr w:type="spellEnd"/>
          </w:p>
        </w:tc>
        <w:tc>
          <w:tcPr>
            <w:tcW w:w="3685" w:type="dxa"/>
            <w:hideMark/>
          </w:tcPr>
          <w:p w14:paraId="0AAECF43" w14:textId="77777777" w:rsidR="00F43B00" w:rsidRPr="000929F3" w:rsidRDefault="00F43B00" w:rsidP="0076693A">
            <w:pPr>
              <w:ind w:left="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b w:val="0"/>
                <w:sz w:val="24"/>
                <w:szCs w:val="24"/>
                <w:lang w:val="es-CR"/>
              </w:rPr>
            </w:pPr>
            <w:r w:rsidRPr="000929F3">
              <w:rPr>
                <w:rFonts w:eastAsia="Arial" w:cstheme="minorHAnsi"/>
                <w:sz w:val="24"/>
                <w:szCs w:val="24"/>
                <w:lang w:val="es-CR"/>
              </w:rPr>
              <w:t>Columnas de la Llave Primaria</w:t>
            </w:r>
          </w:p>
        </w:tc>
        <w:tc>
          <w:tcPr>
            <w:tcW w:w="2981" w:type="dxa"/>
            <w:hideMark/>
          </w:tcPr>
          <w:p w14:paraId="6F51E726" w14:textId="77777777" w:rsidR="00F43B00" w:rsidRPr="000929F3" w:rsidRDefault="00F43B00" w:rsidP="0076693A">
            <w:pPr>
              <w:ind w:left="1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theme="minorHAnsi"/>
                <w:b w:val="0"/>
                <w:sz w:val="24"/>
                <w:szCs w:val="24"/>
              </w:rPr>
            </w:pPr>
            <w:proofErr w:type="spellStart"/>
            <w:r w:rsidRPr="000929F3">
              <w:rPr>
                <w:rFonts w:eastAsia="Arial" w:cstheme="minorHAnsi"/>
                <w:sz w:val="24"/>
                <w:szCs w:val="24"/>
              </w:rPr>
              <w:t>Cantidad</w:t>
            </w:r>
            <w:proofErr w:type="spellEnd"/>
            <w:r w:rsidRPr="000929F3">
              <w:rPr>
                <w:rFonts w:eastAsia="Arial" w:cstheme="minorHAnsi"/>
                <w:sz w:val="24"/>
                <w:szCs w:val="24"/>
              </w:rPr>
              <w:t xml:space="preserve"> total de Atributos</w:t>
            </w:r>
          </w:p>
        </w:tc>
      </w:tr>
      <w:tr w:rsidR="00F43B00" w:rsidRPr="000929F3" w14:paraId="25BBAD66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2" w:type="dxa"/>
            <w:gridSpan w:val="3"/>
            <w:tcBorders>
              <w:bottom w:val="single" w:sz="4" w:space="0" w:color="auto"/>
            </w:tcBorders>
          </w:tcPr>
          <w:p w14:paraId="6B689226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43B00" w:rsidRPr="000929F3" w14:paraId="1BF98D61" w14:textId="77777777" w:rsidTr="00C6246C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E39E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Album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FBC3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</w:rPr>
              <w:t>AlbumId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6019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3</w:t>
            </w:r>
          </w:p>
        </w:tc>
      </w:tr>
      <w:tr w:rsidR="00F43B00" w:rsidRPr="000929F3" w14:paraId="1BACA71C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841A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CR"/>
              </w:rPr>
            </w:pPr>
            <w:r w:rsidRPr="000929F3">
              <w:rPr>
                <w:rFonts w:cstheme="minorHAnsi"/>
                <w:sz w:val="24"/>
                <w:szCs w:val="24"/>
                <w:lang w:val="es-CR"/>
              </w:rPr>
              <w:t>Artist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A652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ArtistId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7F92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43B00" w:rsidRPr="000929F3" w14:paraId="1D13FFA8" w14:textId="77777777" w:rsidTr="00C6246C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90F2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US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US"/>
              </w:rPr>
              <w:t>Customer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8176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CustomerId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54C5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13</w:t>
            </w:r>
          </w:p>
        </w:tc>
      </w:tr>
      <w:tr w:rsidR="00F43B00" w:rsidRPr="000929F3" w14:paraId="01ECF8CB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8DB3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Employee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D24F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EmployeeId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0914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15</w:t>
            </w:r>
          </w:p>
        </w:tc>
      </w:tr>
      <w:tr w:rsidR="00F43B00" w:rsidRPr="000929F3" w14:paraId="11764248" w14:textId="77777777" w:rsidTr="00C6246C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43E2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0929F3">
              <w:rPr>
                <w:rFonts w:cstheme="minorHAnsi"/>
                <w:sz w:val="24"/>
                <w:szCs w:val="24"/>
                <w:lang w:val="es-MX"/>
              </w:rPr>
              <w:t>Genre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2186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GenreId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FC27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43B00" w:rsidRPr="000929F3" w14:paraId="5FDFBBDD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7D08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Invoice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4A37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InvoiceId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DD32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F43B00" w:rsidRPr="000929F3" w14:paraId="2231E967" w14:textId="77777777" w:rsidTr="00C6246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F6B6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Invoiceline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6D66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InvoiceLineId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AE42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F43B00" w:rsidRPr="000929F3" w14:paraId="058642C8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DC92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Mediatype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CA2C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MediaTypeId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BAA5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43B00" w:rsidRPr="000929F3" w14:paraId="04CAD331" w14:textId="77777777" w:rsidTr="00C6246C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A96F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Playlist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B256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PlaylistId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4AC3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43B00" w:rsidRPr="000929F3" w14:paraId="50E712EE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B9B1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MX"/>
              </w:rPr>
              <w:t>PlaylistTrack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B2A9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PlaylistId</w:t>
            </w:r>
            <w:proofErr w:type="spellEnd"/>
            <w:r w:rsidRPr="000929F3">
              <w:rPr>
                <w:rFonts w:cstheme="minorHAnsi"/>
                <w:sz w:val="24"/>
                <w:szCs w:val="24"/>
                <w:lang w:val="es-CR"/>
              </w:rPr>
              <w:t xml:space="preserve">, </w:t>
            </w: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TrackId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E4DF" w14:textId="77777777" w:rsidR="00F43B00" w:rsidRPr="000929F3" w:rsidRDefault="00F43B00" w:rsidP="0076693A">
            <w:pPr>
              <w:ind w:left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F43B00" w:rsidRPr="000929F3" w14:paraId="149CD887" w14:textId="77777777" w:rsidTr="00C6246C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1F15" w14:textId="77777777" w:rsidR="00F43B00" w:rsidRPr="000929F3" w:rsidRDefault="00F43B00" w:rsidP="0076693A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0929F3">
              <w:rPr>
                <w:rFonts w:cstheme="minorHAnsi"/>
                <w:sz w:val="24"/>
                <w:szCs w:val="24"/>
                <w:lang w:val="es-MX"/>
              </w:rPr>
              <w:t>Track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54AD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s-CR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  <w:lang w:val="es-CR"/>
              </w:rPr>
              <w:t>TrackId</w:t>
            </w:r>
            <w:proofErr w:type="spellEnd"/>
          </w:p>
        </w:tc>
        <w:tc>
          <w:tcPr>
            <w:tcW w:w="2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47D7" w14:textId="77777777" w:rsidR="00F43B00" w:rsidRPr="000929F3" w:rsidRDefault="00F43B00" w:rsidP="0076693A">
            <w:pPr>
              <w:ind w:left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929F3">
              <w:rPr>
                <w:rFonts w:cstheme="minorHAnsi"/>
                <w:sz w:val="24"/>
                <w:szCs w:val="24"/>
              </w:rPr>
              <w:t>9</w:t>
            </w:r>
          </w:p>
        </w:tc>
      </w:tr>
    </w:tbl>
    <w:p w14:paraId="602B6937" w14:textId="77777777" w:rsidR="00F43B00" w:rsidRPr="000929F3" w:rsidRDefault="00F43B00" w:rsidP="0076693A">
      <w:pPr>
        <w:rPr>
          <w:rFonts w:cstheme="minorHAnsi"/>
        </w:rPr>
      </w:pPr>
    </w:p>
    <w:p w14:paraId="7C704954" w14:textId="77777777" w:rsidR="00F43B00" w:rsidRDefault="00F43B00" w:rsidP="00F43B00">
      <w:pPr>
        <w:rPr>
          <w:rFonts w:cstheme="minorHAnsi"/>
        </w:rPr>
      </w:pPr>
    </w:p>
    <w:p w14:paraId="7C4EA3A7" w14:textId="77777777" w:rsidR="00AF24A0" w:rsidRDefault="00AF24A0" w:rsidP="00F43B00">
      <w:pPr>
        <w:rPr>
          <w:rFonts w:cstheme="minorHAnsi"/>
        </w:rPr>
      </w:pPr>
    </w:p>
    <w:p w14:paraId="61D4E74F" w14:textId="77777777" w:rsidR="00AF24A0" w:rsidRDefault="00AF24A0" w:rsidP="00F43B00">
      <w:pPr>
        <w:rPr>
          <w:rFonts w:cstheme="minorHAnsi"/>
        </w:rPr>
      </w:pPr>
    </w:p>
    <w:p w14:paraId="77943048" w14:textId="77777777" w:rsidR="00AF24A0" w:rsidRDefault="00AF24A0" w:rsidP="00F43B00">
      <w:pPr>
        <w:rPr>
          <w:rFonts w:cstheme="minorHAnsi"/>
        </w:rPr>
      </w:pPr>
    </w:p>
    <w:p w14:paraId="136E053A" w14:textId="77777777" w:rsidR="00AF24A0" w:rsidRDefault="00AF24A0" w:rsidP="00F43B00">
      <w:pPr>
        <w:rPr>
          <w:rFonts w:cstheme="minorHAnsi"/>
        </w:rPr>
      </w:pPr>
    </w:p>
    <w:p w14:paraId="55AF6392" w14:textId="77777777" w:rsidR="00AF24A0" w:rsidRDefault="00AF24A0" w:rsidP="00F43B00">
      <w:pPr>
        <w:rPr>
          <w:rFonts w:cstheme="minorHAnsi"/>
        </w:rPr>
      </w:pPr>
    </w:p>
    <w:p w14:paraId="4255A6D2" w14:textId="77777777" w:rsidR="00AF24A0" w:rsidRDefault="00AF24A0" w:rsidP="00F43B00">
      <w:pPr>
        <w:rPr>
          <w:rFonts w:cstheme="minorHAnsi"/>
        </w:rPr>
      </w:pPr>
    </w:p>
    <w:p w14:paraId="3605C79D" w14:textId="77777777" w:rsidR="00AF24A0" w:rsidRDefault="00AF24A0" w:rsidP="00F43B00">
      <w:pPr>
        <w:rPr>
          <w:rFonts w:cstheme="minorHAnsi"/>
        </w:rPr>
      </w:pPr>
    </w:p>
    <w:p w14:paraId="043F0BE1" w14:textId="77777777" w:rsidR="00AF24A0" w:rsidRDefault="00AF24A0" w:rsidP="00F43B00">
      <w:pPr>
        <w:rPr>
          <w:rFonts w:cstheme="minorHAnsi"/>
        </w:rPr>
      </w:pPr>
    </w:p>
    <w:p w14:paraId="7552C790" w14:textId="77777777" w:rsidR="00AF24A0" w:rsidRDefault="00AF24A0" w:rsidP="00F43B00">
      <w:pPr>
        <w:rPr>
          <w:rFonts w:cstheme="minorHAnsi"/>
        </w:rPr>
      </w:pPr>
    </w:p>
    <w:p w14:paraId="4A52CD7E" w14:textId="77777777" w:rsidR="00AF24A0" w:rsidRDefault="00AF24A0" w:rsidP="00F43B00">
      <w:pPr>
        <w:rPr>
          <w:rFonts w:cstheme="minorHAnsi"/>
        </w:rPr>
      </w:pPr>
    </w:p>
    <w:p w14:paraId="1C250D10" w14:textId="77777777" w:rsidR="00AF24A0" w:rsidRDefault="00AF24A0" w:rsidP="00F43B00">
      <w:pPr>
        <w:rPr>
          <w:rFonts w:cstheme="minorHAnsi"/>
        </w:rPr>
      </w:pPr>
    </w:p>
    <w:p w14:paraId="53EBD333" w14:textId="77777777" w:rsidR="00AF24A0" w:rsidRDefault="00AF24A0" w:rsidP="00F43B00">
      <w:pPr>
        <w:rPr>
          <w:rFonts w:cstheme="minorHAnsi"/>
        </w:rPr>
      </w:pPr>
    </w:p>
    <w:p w14:paraId="2C63AD22" w14:textId="77777777" w:rsidR="00AF24A0" w:rsidRPr="000929F3" w:rsidRDefault="00AF24A0" w:rsidP="00F43B00">
      <w:pPr>
        <w:rPr>
          <w:rFonts w:cstheme="minorHAnsi"/>
        </w:rPr>
      </w:pPr>
    </w:p>
    <w:p w14:paraId="7ABA205C" w14:textId="77777777" w:rsidR="00F43B00" w:rsidRPr="000929F3" w:rsidRDefault="00F43B00" w:rsidP="00F43B00">
      <w:pPr>
        <w:rPr>
          <w:rFonts w:eastAsia="Arial" w:cstheme="minorHAnsi"/>
          <w:b/>
          <w:color w:val="004D5A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proofErr w:type="gramStart"/>
      <w:r w:rsidRPr="000929F3">
        <w:rPr>
          <w:rFonts w:eastAsia="Arial" w:cstheme="minorHAnsi"/>
          <w:b/>
          <w:color w:val="004D5A"/>
        </w:rPr>
        <w:t>dbo.Album</w:t>
      </w:r>
      <w:proofErr w:type="spellEnd"/>
      <w:proofErr w:type="gramEnd"/>
      <w:r w:rsidRPr="000929F3">
        <w:rPr>
          <w:rFonts w:eastAsia="Arial" w:cstheme="minorHAnsi"/>
          <w:b/>
          <w:color w:val="004D5A"/>
        </w:rPr>
        <w:t>'</w:t>
      </w:r>
    </w:p>
    <w:p w14:paraId="51786B92" w14:textId="77777777" w:rsidR="00F43B00" w:rsidRPr="000929F3" w:rsidRDefault="00F43B00" w:rsidP="00F43B00">
      <w:pPr>
        <w:rPr>
          <w:rFonts w:eastAsia="Arial" w:cstheme="minorHAnsi"/>
          <w:b/>
          <w:color w:val="004D5A"/>
        </w:rPr>
      </w:pPr>
      <w:r w:rsidRPr="000929F3">
        <w:rPr>
          <w:rFonts w:eastAsia="Arial" w:cstheme="minorHAnsi"/>
          <w:b/>
          <w:color w:val="004D5A"/>
        </w:rPr>
        <w:t>Descripción</w:t>
      </w:r>
    </w:p>
    <w:p w14:paraId="13C3AD83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5D2D406" wp14:editId="041C9FC2">
            <wp:extent cx="5612130" cy="17145"/>
            <wp:effectExtent l="0" t="0" r="0" b="0"/>
            <wp:docPr id="80889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3C87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álbumes musicales.</w:t>
      </w:r>
    </w:p>
    <w:p w14:paraId="52F2DAE3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mc:AlternateContent>
          <mc:Choice Requires="wpg">
            <w:drawing>
              <wp:inline distT="0" distB="0" distL="0" distR="0" wp14:anchorId="59298415" wp14:editId="28BCF2B8">
                <wp:extent cx="5612130" cy="14172"/>
                <wp:effectExtent l="0" t="0" r="0" b="0"/>
                <wp:docPr id="5097078" name="Group 5097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14172"/>
                          <a:chOff x="0" y="0"/>
                          <a:chExt cx="6035040" cy="15240"/>
                        </a:xfrm>
                      </wpg:grpSpPr>
                      <wps:wsp>
                        <wps:cNvPr id="2877" name="Shape 2877"/>
                        <wps:cNvSpPr/>
                        <wps:spPr>
                          <a:xfrm>
                            <a:off x="0" y="0"/>
                            <a:ext cx="6035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group id="Group 5097078" style="width:441.9pt;height:1.1pt;mso-position-horizontal-relative:char;mso-position-vertical-relative:line" coordsize="60350,152" o:spid="_x0000_s1026" w14:anchorId="7296CB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">
                <v:shape id="Shape 2877" style="position:absolute;width:60350;height:0;visibility:visible;mso-wrap-style:square;v-text-anchor:top" coordsize="6035040,0" o:spid="_x0000_s1027" filled="f" strokeweight="1.2pt" path="m,l603504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">
                  <v:stroke miterlimit="83231f" joinstyle="miter" endcap="round"/>
                  <v:path textboxrect="0,0,6035040,0" arrowok="t"/>
                </v:shape>
                <w10:anchorlock/>
              </v:group>
            </w:pict>
          </mc:Fallback>
        </mc:AlternateContent>
      </w:r>
    </w:p>
    <w:p w14:paraId="49C41A1F" w14:textId="77777777" w:rsidR="00F43B00" w:rsidRPr="000929F3" w:rsidRDefault="00F43B00" w:rsidP="00F43B00">
      <w:pPr>
        <w:spacing w:after="3"/>
        <w:ind w:left="-5" w:hanging="10"/>
        <w:rPr>
          <w:rFonts w:eastAsia="Arial" w:cstheme="minorHAnsi"/>
          <w:b/>
          <w:lang w:val="es-CR"/>
        </w:rPr>
      </w:pPr>
      <w:r w:rsidRPr="000929F3">
        <w:rPr>
          <w:rFonts w:eastAsia="Arial" w:cstheme="minorHAnsi"/>
          <w:b/>
          <w:lang w:val="es-CR"/>
        </w:rPr>
        <w:t>Llave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</w:rPr>
        <w:t>AlbumId</w:t>
      </w:r>
      <w:proofErr w:type="spellEnd"/>
      <w:r w:rsidRPr="000929F3">
        <w:rPr>
          <w:rFonts w:eastAsia="Arial" w:cstheme="minorHAnsi"/>
          <w:b/>
          <w:lang w:val="es-CR"/>
        </w:rPr>
        <w:t>'</w:t>
      </w:r>
    </w:p>
    <w:p w14:paraId="032AE112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73B8558E" wp14:editId="01B72B31">
            <wp:extent cx="5612130" cy="17145"/>
            <wp:effectExtent l="0" t="0" r="0" b="0"/>
            <wp:docPr id="340624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4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3C1587B0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shd w:val="clear" w:color="auto" w:fill="004D5A"/>
          </w:tcPr>
          <w:p w14:paraId="1F091FCC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6A9740FA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shd w:val="clear" w:color="auto" w:fill="auto"/>
          </w:tcPr>
          <w:p w14:paraId="21034CB9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AlbumId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  <w:p w14:paraId="16A30A42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Title </w:t>
            </w:r>
          </w:p>
          <w:p w14:paraId="07CD5089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ArtistId</w:t>
            </w:r>
            <w:proofErr w:type="spellEnd"/>
          </w:p>
        </w:tc>
      </w:tr>
    </w:tbl>
    <w:p w14:paraId="47A4B347" w14:textId="77777777" w:rsidR="00F43B00" w:rsidRPr="000929F3" w:rsidRDefault="00F43B00" w:rsidP="003D6FD6">
      <w:pPr>
        <w:spacing w:after="0"/>
        <w:ind w:right="-96"/>
        <w:rPr>
          <w:rFonts w:cstheme="minorHAnsi"/>
        </w:rPr>
      </w:pPr>
    </w:p>
    <w:p w14:paraId="147E7952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eastAsia="Arial" w:cstheme="minorHAnsi"/>
          <w:b/>
        </w:rPr>
        <w:t>Atributos</w:t>
      </w:r>
    </w:p>
    <w:p w14:paraId="5301000D" w14:textId="77777777" w:rsidR="00F43B00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B009AFD" wp14:editId="1146D1DA">
            <wp:extent cx="5612130" cy="17145"/>
            <wp:effectExtent l="0" t="0" r="0" b="0"/>
            <wp:docPr id="1850791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91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87F3" w14:textId="77777777" w:rsidR="00D97168" w:rsidRPr="000929F3" w:rsidRDefault="00D97168" w:rsidP="00F43B00">
      <w:pPr>
        <w:rPr>
          <w:rFonts w:cstheme="minorHAnsi"/>
        </w:rPr>
      </w:pPr>
    </w:p>
    <w:tbl>
      <w:tblPr>
        <w:tblStyle w:val="TableGrid0"/>
        <w:tblW w:w="5000" w:type="pct"/>
        <w:tblInd w:w="0" w:type="dxa"/>
        <w:tblCellMar>
          <w:top w:w="6" w:type="dxa"/>
          <w:left w:w="100" w:type="dxa"/>
          <w:right w:w="110" w:type="dxa"/>
        </w:tblCellMar>
        <w:tblLook w:val="04A0" w:firstRow="1" w:lastRow="0" w:firstColumn="1" w:lastColumn="0" w:noHBand="0" w:noVBand="1"/>
      </w:tblPr>
      <w:tblGrid>
        <w:gridCol w:w="901"/>
        <w:gridCol w:w="1502"/>
        <w:gridCol w:w="1593"/>
        <w:gridCol w:w="800"/>
        <w:gridCol w:w="1171"/>
        <w:gridCol w:w="2507"/>
      </w:tblGrid>
      <w:tr w:rsidR="00F43B00" w:rsidRPr="000929F3" w14:paraId="5B51BCB9" w14:textId="77777777" w:rsidTr="00C6246C">
        <w:trPr>
          <w:trHeight w:val="484"/>
        </w:trPr>
        <w:tc>
          <w:tcPr>
            <w:tcW w:w="532" w:type="pct"/>
            <w:tcBorders>
              <w:top w:val="single" w:sz="12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686BD494" w14:textId="77777777" w:rsidR="00F43B00" w:rsidRPr="000929F3" w:rsidRDefault="00F43B00" w:rsidP="00C6246C">
            <w:pPr>
              <w:jc w:val="center"/>
              <w:rPr>
                <w:rFonts w:cstheme="minorHAnsi"/>
                <w:color w:val="FFFFFF" w:themeColor="background1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Llave</w:t>
            </w:r>
          </w:p>
        </w:tc>
        <w:tc>
          <w:tcPr>
            <w:tcW w:w="886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0BC71426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Nombre</w:t>
            </w:r>
          </w:p>
        </w:tc>
        <w:tc>
          <w:tcPr>
            <w:tcW w:w="940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6F5CBC3C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Tipo de Dato</w:t>
            </w:r>
          </w:p>
        </w:tc>
        <w:tc>
          <w:tcPr>
            <w:tcW w:w="472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53AE401C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Null</w:t>
            </w:r>
          </w:p>
        </w:tc>
        <w:tc>
          <w:tcPr>
            <w:tcW w:w="691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5EDE44D1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 xml:space="preserve">Valor </w:t>
            </w:r>
            <w:proofErr w:type="spellStart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por</w:t>
            </w:r>
            <w:proofErr w:type="spellEnd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defecto</w:t>
            </w:r>
            <w:proofErr w:type="spellEnd"/>
          </w:p>
        </w:tc>
        <w:tc>
          <w:tcPr>
            <w:tcW w:w="1479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  <w:shd w:val="clear" w:color="auto" w:fill="004D5A"/>
            <w:vAlign w:val="center"/>
          </w:tcPr>
          <w:p w14:paraId="1002ED2E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proofErr w:type="spellStart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Descripcion</w:t>
            </w:r>
            <w:proofErr w:type="spellEnd"/>
          </w:p>
        </w:tc>
      </w:tr>
      <w:tr w:rsidR="00F43B00" w:rsidRPr="00410ECD" w14:paraId="7CBF8C7F" w14:textId="77777777" w:rsidTr="00C6246C">
        <w:trPr>
          <w:trHeight w:val="470"/>
        </w:trPr>
        <w:tc>
          <w:tcPr>
            <w:tcW w:w="532" w:type="pct"/>
            <w:tcBorders>
              <w:top w:val="single" w:sz="6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69C1FC31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PK</w:t>
            </w:r>
          </w:p>
        </w:tc>
        <w:tc>
          <w:tcPr>
            <w:tcW w:w="886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51F4CEB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  <w:sz w:val="24"/>
                <w:szCs w:val="24"/>
              </w:rPr>
              <w:t>AlbumId</w:t>
            </w:r>
            <w:proofErr w:type="spellEnd"/>
          </w:p>
        </w:tc>
        <w:tc>
          <w:tcPr>
            <w:tcW w:w="940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37AB70C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72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4711D5B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91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12407E0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</w:tcPr>
          <w:p w14:paraId="4F2FEDB8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del álbum (clave primaria).</w:t>
            </w:r>
          </w:p>
        </w:tc>
      </w:tr>
      <w:tr w:rsidR="00F43B00" w:rsidRPr="000929F3" w14:paraId="73A64A8F" w14:textId="77777777" w:rsidTr="00C6246C">
        <w:trPr>
          <w:trHeight w:val="470"/>
        </w:trPr>
        <w:tc>
          <w:tcPr>
            <w:tcW w:w="532" w:type="pct"/>
            <w:tcBorders>
              <w:top w:val="single" w:sz="6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</w:tcPr>
          <w:p w14:paraId="5B7DF07A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097F5A68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Title</w:t>
            </w:r>
          </w:p>
        </w:tc>
        <w:tc>
          <w:tcPr>
            <w:tcW w:w="940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75BBF25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VARCHAR2</w:t>
            </w:r>
          </w:p>
        </w:tc>
        <w:tc>
          <w:tcPr>
            <w:tcW w:w="472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464CD40A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691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0C6F54C9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  <w:vAlign w:val="center"/>
          </w:tcPr>
          <w:p w14:paraId="26144BA2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Título del álbum.</w:t>
            </w:r>
          </w:p>
        </w:tc>
      </w:tr>
      <w:tr w:rsidR="00F43B00" w:rsidRPr="00410ECD" w14:paraId="3059299D" w14:textId="77777777" w:rsidTr="00C6246C">
        <w:trPr>
          <w:trHeight w:val="470"/>
        </w:trPr>
        <w:tc>
          <w:tcPr>
            <w:tcW w:w="532" w:type="pct"/>
            <w:tcBorders>
              <w:top w:val="single" w:sz="6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</w:tcPr>
          <w:p w14:paraId="4D873F71" w14:textId="77777777" w:rsidR="00F43B00" w:rsidRPr="000929F3" w:rsidRDefault="00F43B00" w:rsidP="00C6246C">
            <w:pPr>
              <w:ind w:left="1440" w:hanging="1440"/>
              <w:rPr>
                <w:rFonts w:cstheme="minorHAnsi"/>
                <w:lang w:val="es-CR"/>
              </w:rPr>
            </w:pPr>
            <w:r>
              <w:rPr>
                <w:rFonts w:cstheme="minorHAnsi"/>
                <w:lang w:val="es-CR"/>
              </w:rPr>
              <w:t>FK</w:t>
            </w:r>
          </w:p>
        </w:tc>
        <w:tc>
          <w:tcPr>
            <w:tcW w:w="886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5899B6A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ArtistId</w:t>
            </w:r>
            <w:proofErr w:type="spellEnd"/>
          </w:p>
        </w:tc>
        <w:tc>
          <w:tcPr>
            <w:tcW w:w="940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1C0208E1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NUMBER</w:t>
            </w:r>
          </w:p>
        </w:tc>
        <w:tc>
          <w:tcPr>
            <w:tcW w:w="472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151B672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691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5750D440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  <w:vAlign w:val="center"/>
          </w:tcPr>
          <w:p w14:paraId="52EB84F9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artista asociado al álbum.</w:t>
            </w:r>
          </w:p>
        </w:tc>
      </w:tr>
    </w:tbl>
    <w:p w14:paraId="679E27C0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eastAsia="Arial" w:cstheme="minorHAnsi"/>
          <w:b/>
        </w:rPr>
        <w:t>Integridad Referencial.</w:t>
      </w:r>
    </w:p>
    <w:p w14:paraId="3967E809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mc:AlternateContent>
          <mc:Choice Requires="wpg">
            <w:drawing>
              <wp:inline distT="0" distB="0" distL="0" distR="0" wp14:anchorId="64ED5F00" wp14:editId="016275CB">
                <wp:extent cx="6035040" cy="15240"/>
                <wp:effectExtent l="0" t="0" r="0" b="0"/>
                <wp:docPr id="6" name="Group 5098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15240"/>
                          <a:chOff x="0" y="0"/>
                          <a:chExt cx="6035040" cy="15240"/>
                        </a:xfrm>
                      </wpg:grpSpPr>
                      <wps:wsp>
                        <wps:cNvPr id="8" name="Shape 4840"/>
                        <wps:cNvSpPr/>
                        <wps:spPr>
                          <a:xfrm>
                            <a:off x="0" y="0"/>
                            <a:ext cx="6035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group id="Group 5098361" style="width:475.2pt;height:1.2pt;mso-position-horizontal-relative:char;mso-position-vertical-relative:line" coordsize="60350,152" o:spid="_x0000_s1026" w14:anchorId="5CE6F3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">
                <v:shape id="Shape 4840" style="position:absolute;width:60350;height:0;visibility:visible;mso-wrap-style:square;v-text-anchor:top" coordsize="6035040,0" o:spid="_x0000_s1027" filled="f" strokeweight="1.2pt" path="m,l603504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">
                  <v:stroke miterlimit="83231f" joinstyle="miter" endcap="round"/>
                  <v:path textboxrect="0,0,6035040,0" arrowok="t"/>
                </v:shape>
                <w10:anchorlock/>
              </v:group>
            </w:pict>
          </mc:Fallback>
        </mc:AlternateContent>
      </w:r>
    </w:p>
    <w:p w14:paraId="623D81B3" w14:textId="77777777" w:rsidR="00F43B00" w:rsidRDefault="00F43B00" w:rsidP="00F43B00">
      <w:pPr>
        <w:rPr>
          <w:rFonts w:eastAsia="Arial" w:cstheme="minorHAnsi"/>
          <w:b/>
          <w:color w:val="004D5A"/>
        </w:rPr>
      </w:pPr>
    </w:p>
    <w:p w14:paraId="6A209F9A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58B6060D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24544CC3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2B9B5B16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282D9283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63CF7763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667CFE42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178A538B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2914E751" w14:textId="77777777" w:rsidR="00AF24A0" w:rsidRPr="000929F3" w:rsidRDefault="00AF24A0" w:rsidP="00F43B00">
      <w:pPr>
        <w:rPr>
          <w:rFonts w:eastAsia="Arial" w:cstheme="minorHAnsi"/>
          <w:b/>
          <w:color w:val="004D5A"/>
        </w:rPr>
      </w:pPr>
    </w:p>
    <w:p w14:paraId="6CA5A776" w14:textId="77777777" w:rsidR="00F43B00" w:rsidRPr="000929F3" w:rsidRDefault="00F43B00" w:rsidP="00F43B00">
      <w:pPr>
        <w:rPr>
          <w:rFonts w:eastAsia="Arial" w:cstheme="minorHAnsi"/>
          <w:b/>
          <w:color w:val="004D5A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proofErr w:type="gramStart"/>
      <w:r w:rsidRPr="000929F3">
        <w:rPr>
          <w:rFonts w:eastAsia="Arial" w:cstheme="minorHAnsi"/>
          <w:b/>
          <w:color w:val="004D5A"/>
        </w:rPr>
        <w:t>dbo.Artist</w:t>
      </w:r>
      <w:proofErr w:type="spellEnd"/>
      <w:proofErr w:type="gramEnd"/>
      <w:r w:rsidRPr="000929F3">
        <w:rPr>
          <w:rFonts w:eastAsia="Arial" w:cstheme="minorHAnsi"/>
          <w:b/>
          <w:color w:val="004D5A"/>
        </w:rPr>
        <w:t>'</w:t>
      </w:r>
    </w:p>
    <w:p w14:paraId="2A16483D" w14:textId="77777777" w:rsidR="00F43B00" w:rsidRPr="000929F3" w:rsidRDefault="00F43B00" w:rsidP="00F43B00">
      <w:pPr>
        <w:rPr>
          <w:rFonts w:eastAsia="Arial" w:cstheme="minorHAnsi"/>
          <w:b/>
          <w:color w:val="004D5A"/>
        </w:rPr>
      </w:pPr>
      <w:r w:rsidRPr="000929F3">
        <w:rPr>
          <w:rFonts w:eastAsia="Arial" w:cstheme="minorHAnsi"/>
          <w:b/>
          <w:color w:val="004D5A"/>
        </w:rPr>
        <w:t>Descripción</w:t>
      </w:r>
    </w:p>
    <w:p w14:paraId="33DE1511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394DAAB6" wp14:editId="739AEA46">
            <wp:extent cx="5612130" cy="17145"/>
            <wp:effectExtent l="0" t="0" r="0" b="0"/>
            <wp:docPr id="1623385618" name="Imagen 162338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8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FCE6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artistas.</w:t>
      </w:r>
    </w:p>
    <w:p w14:paraId="1124E796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mc:AlternateContent>
          <mc:Choice Requires="wpg">
            <w:drawing>
              <wp:inline distT="0" distB="0" distL="0" distR="0" wp14:anchorId="191A62CA" wp14:editId="244C8D77">
                <wp:extent cx="5612130" cy="14172"/>
                <wp:effectExtent l="0" t="0" r="0" b="0"/>
                <wp:docPr id="664101711" name="Group 5097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14172"/>
                          <a:chOff x="0" y="0"/>
                          <a:chExt cx="6035040" cy="15240"/>
                        </a:xfrm>
                      </wpg:grpSpPr>
                      <wps:wsp>
                        <wps:cNvPr id="335162664" name="Shape 2877"/>
                        <wps:cNvSpPr/>
                        <wps:spPr>
                          <a:xfrm>
                            <a:off x="0" y="0"/>
                            <a:ext cx="6035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group id="Group 5097078" style="width:441.9pt;height:1.1pt;mso-position-horizontal-relative:char;mso-position-vertical-relative:line" coordsize="60350,152" o:spid="_x0000_s1026" w14:anchorId="5C621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">
                <v:shape id="Shape 2877" style="position:absolute;width:60350;height:0;visibility:visible;mso-wrap-style:square;v-text-anchor:top" coordsize="6035040,0" o:spid="_x0000_s1027" filled="f" strokeweight="1.2pt" path="m,l603504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">
                  <v:stroke miterlimit="83231f" joinstyle="miter" endcap="round"/>
                  <v:path textboxrect="0,0,6035040,0" arrowok="t"/>
                </v:shape>
                <w10:anchorlock/>
              </v:group>
            </w:pict>
          </mc:Fallback>
        </mc:AlternateContent>
      </w:r>
    </w:p>
    <w:p w14:paraId="4FD52BC6" w14:textId="77777777" w:rsidR="00F43B00" w:rsidRPr="000929F3" w:rsidRDefault="00F43B00" w:rsidP="00F43B00">
      <w:pPr>
        <w:spacing w:after="3"/>
        <w:ind w:left="-5" w:hanging="10"/>
        <w:rPr>
          <w:rFonts w:eastAsia="Arial" w:cstheme="minorHAnsi"/>
          <w:b/>
          <w:lang w:val="es-CR"/>
        </w:rPr>
      </w:pPr>
      <w:r w:rsidRPr="000929F3">
        <w:rPr>
          <w:rFonts w:eastAsia="Arial" w:cstheme="minorHAnsi"/>
          <w:b/>
          <w:lang w:val="es-CR"/>
        </w:rPr>
        <w:t>Llave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eastAsia="Arial" w:cstheme="minorHAnsi"/>
          <w:b/>
          <w:lang w:val="es-CR"/>
        </w:rPr>
        <w:t>ArtistId</w:t>
      </w:r>
      <w:proofErr w:type="spellEnd"/>
      <w:r w:rsidRPr="000929F3">
        <w:rPr>
          <w:rFonts w:eastAsia="Arial" w:cstheme="minorHAnsi"/>
          <w:b/>
          <w:lang w:val="es-CR"/>
        </w:rPr>
        <w:t>'</w:t>
      </w:r>
    </w:p>
    <w:p w14:paraId="3FFD334E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27DBDCE8" wp14:editId="38B67F7B">
            <wp:extent cx="5612130" cy="17145"/>
            <wp:effectExtent l="0" t="0" r="0" b="0"/>
            <wp:docPr id="1346521459" name="Imagen 1346521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4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51131B56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shd w:val="clear" w:color="auto" w:fill="004D5A"/>
          </w:tcPr>
          <w:p w14:paraId="6FA61225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5062C91F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shd w:val="clear" w:color="auto" w:fill="auto"/>
          </w:tcPr>
          <w:p w14:paraId="650CA2DC" w14:textId="77777777" w:rsidR="00F43B00" w:rsidRPr="000929F3" w:rsidRDefault="00F43B00" w:rsidP="00C6246C">
            <w:pPr>
              <w:rPr>
                <w:rFonts w:cstheme="minorHAnsi"/>
              </w:rPr>
            </w:pPr>
            <w:bookmarkStart w:id="12" w:name="_Hlk138679828"/>
            <w:proofErr w:type="spellStart"/>
            <w:r w:rsidRPr="000929F3">
              <w:rPr>
                <w:rFonts w:cstheme="minorHAnsi"/>
              </w:rPr>
              <w:t>ArtistId</w:t>
            </w:r>
            <w:proofErr w:type="spellEnd"/>
          </w:p>
          <w:p w14:paraId="30D0ABFD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</w:tr>
      <w:bookmarkEnd w:id="12"/>
    </w:tbl>
    <w:p w14:paraId="78CA9DA6" w14:textId="77777777" w:rsidR="00F43B00" w:rsidRPr="000929F3" w:rsidRDefault="00F43B00" w:rsidP="00F43B00">
      <w:pPr>
        <w:spacing w:after="0"/>
        <w:ind w:left="-48" w:right="-96"/>
        <w:rPr>
          <w:rFonts w:cstheme="minorHAnsi"/>
          <w:lang w:val="es-CR"/>
        </w:rPr>
      </w:pPr>
    </w:p>
    <w:p w14:paraId="100EDF05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eastAsia="Arial" w:cstheme="minorHAnsi"/>
          <w:b/>
        </w:rPr>
        <w:t>Atributos</w:t>
      </w:r>
    </w:p>
    <w:p w14:paraId="258E8415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4C456B4C" wp14:editId="1E3225BE">
            <wp:extent cx="5612130" cy="17145"/>
            <wp:effectExtent l="0" t="0" r="0" b="0"/>
            <wp:docPr id="1962080626" name="Imagen 196208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91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CellMar>
          <w:top w:w="6" w:type="dxa"/>
          <w:left w:w="100" w:type="dxa"/>
          <w:right w:w="110" w:type="dxa"/>
        </w:tblCellMar>
        <w:tblLook w:val="04A0" w:firstRow="1" w:lastRow="0" w:firstColumn="1" w:lastColumn="0" w:noHBand="0" w:noVBand="1"/>
      </w:tblPr>
      <w:tblGrid>
        <w:gridCol w:w="901"/>
        <w:gridCol w:w="1502"/>
        <w:gridCol w:w="1593"/>
        <w:gridCol w:w="800"/>
        <w:gridCol w:w="1171"/>
        <w:gridCol w:w="2507"/>
      </w:tblGrid>
      <w:tr w:rsidR="00F43B00" w:rsidRPr="000929F3" w14:paraId="00E5506A" w14:textId="77777777" w:rsidTr="00C6246C">
        <w:trPr>
          <w:trHeight w:val="484"/>
        </w:trPr>
        <w:tc>
          <w:tcPr>
            <w:tcW w:w="532" w:type="pct"/>
            <w:tcBorders>
              <w:top w:val="single" w:sz="12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676DD51F" w14:textId="77777777" w:rsidR="00F43B00" w:rsidRPr="000929F3" w:rsidRDefault="00F43B00" w:rsidP="00C6246C">
            <w:pPr>
              <w:jc w:val="center"/>
              <w:rPr>
                <w:rFonts w:cstheme="minorHAnsi"/>
                <w:color w:val="FFFFFF" w:themeColor="background1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Llave</w:t>
            </w:r>
          </w:p>
        </w:tc>
        <w:tc>
          <w:tcPr>
            <w:tcW w:w="886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7B95E8A4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Nombre</w:t>
            </w:r>
          </w:p>
        </w:tc>
        <w:tc>
          <w:tcPr>
            <w:tcW w:w="940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410AC860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Tipo de Dato</w:t>
            </w:r>
          </w:p>
        </w:tc>
        <w:tc>
          <w:tcPr>
            <w:tcW w:w="472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55B5DAD3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Null</w:t>
            </w:r>
          </w:p>
        </w:tc>
        <w:tc>
          <w:tcPr>
            <w:tcW w:w="691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shd w:val="clear" w:color="auto" w:fill="004D5A"/>
            <w:vAlign w:val="center"/>
          </w:tcPr>
          <w:p w14:paraId="3C98A339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 xml:space="preserve">Valor </w:t>
            </w:r>
            <w:proofErr w:type="spellStart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por</w:t>
            </w:r>
            <w:proofErr w:type="spellEnd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 xml:space="preserve"> </w:t>
            </w:r>
            <w:proofErr w:type="spellStart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defecto</w:t>
            </w:r>
            <w:proofErr w:type="spellEnd"/>
          </w:p>
        </w:tc>
        <w:tc>
          <w:tcPr>
            <w:tcW w:w="1479" w:type="pct"/>
            <w:tcBorders>
              <w:top w:val="single" w:sz="12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  <w:shd w:val="clear" w:color="auto" w:fill="004D5A"/>
            <w:vAlign w:val="center"/>
          </w:tcPr>
          <w:p w14:paraId="46BAA1FD" w14:textId="77777777" w:rsidR="00F43B00" w:rsidRPr="000929F3" w:rsidRDefault="00F43B00" w:rsidP="00C6246C">
            <w:pPr>
              <w:jc w:val="center"/>
              <w:rPr>
                <w:rFonts w:eastAsia="Arial" w:cstheme="minorHAnsi"/>
                <w:b/>
                <w:color w:val="FFFFFF" w:themeColor="background1"/>
                <w:sz w:val="20"/>
              </w:rPr>
            </w:pPr>
            <w:proofErr w:type="spellStart"/>
            <w:r w:rsidRPr="000929F3">
              <w:rPr>
                <w:rFonts w:eastAsia="Arial" w:cstheme="minorHAnsi"/>
                <w:b/>
                <w:color w:val="FFFFFF" w:themeColor="background1"/>
                <w:sz w:val="20"/>
              </w:rPr>
              <w:t>Descripcion</w:t>
            </w:r>
            <w:proofErr w:type="spellEnd"/>
          </w:p>
        </w:tc>
      </w:tr>
      <w:tr w:rsidR="00F43B00" w:rsidRPr="00410ECD" w14:paraId="104A58C9" w14:textId="77777777" w:rsidTr="00C6246C">
        <w:trPr>
          <w:trHeight w:val="470"/>
        </w:trPr>
        <w:tc>
          <w:tcPr>
            <w:tcW w:w="532" w:type="pct"/>
            <w:tcBorders>
              <w:top w:val="single" w:sz="6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784A9C64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PK</w:t>
            </w:r>
          </w:p>
        </w:tc>
        <w:tc>
          <w:tcPr>
            <w:tcW w:w="886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615E96C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ArtistId</w:t>
            </w:r>
            <w:proofErr w:type="spellEnd"/>
          </w:p>
        </w:tc>
        <w:tc>
          <w:tcPr>
            <w:tcW w:w="940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04CB054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72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7B95EBA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91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417E395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</w:tcPr>
          <w:p w14:paraId="226B7A95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del artista (clave primaria).</w:t>
            </w:r>
          </w:p>
        </w:tc>
      </w:tr>
      <w:tr w:rsidR="00F43B00" w:rsidRPr="000929F3" w14:paraId="0883EDF8" w14:textId="77777777" w:rsidTr="00C6246C">
        <w:trPr>
          <w:trHeight w:val="470"/>
        </w:trPr>
        <w:tc>
          <w:tcPr>
            <w:tcW w:w="532" w:type="pct"/>
            <w:tcBorders>
              <w:top w:val="single" w:sz="6" w:space="0" w:color="010101"/>
              <w:left w:val="single" w:sz="12" w:space="0" w:color="010101"/>
              <w:bottom w:val="single" w:sz="6" w:space="0" w:color="010101"/>
              <w:right w:val="single" w:sz="6" w:space="0" w:color="010101"/>
            </w:tcBorders>
          </w:tcPr>
          <w:p w14:paraId="0F3CC268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</w:tcPr>
          <w:p w14:paraId="28FAC9C7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Name</w:t>
            </w:r>
          </w:p>
        </w:tc>
        <w:tc>
          <w:tcPr>
            <w:tcW w:w="940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381BA16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VARCHAR2</w:t>
            </w:r>
          </w:p>
        </w:tc>
        <w:tc>
          <w:tcPr>
            <w:tcW w:w="472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170B922F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6" w:space="0" w:color="010101"/>
            </w:tcBorders>
            <w:vAlign w:val="center"/>
          </w:tcPr>
          <w:p w14:paraId="31F3DD88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6" w:space="0" w:color="010101"/>
              <w:left w:val="single" w:sz="6" w:space="0" w:color="010101"/>
              <w:bottom w:val="single" w:sz="6" w:space="0" w:color="010101"/>
              <w:right w:val="single" w:sz="12" w:space="0" w:color="010101"/>
            </w:tcBorders>
            <w:vAlign w:val="center"/>
          </w:tcPr>
          <w:p w14:paraId="738676A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Nombre del </w:t>
            </w:r>
            <w:proofErr w:type="spellStart"/>
            <w:r w:rsidRPr="000929F3">
              <w:rPr>
                <w:rFonts w:cstheme="minorHAnsi"/>
              </w:rPr>
              <w:t>artista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</w:tbl>
    <w:p w14:paraId="484D0734" w14:textId="77777777" w:rsidR="00F43B00" w:rsidRPr="000929F3" w:rsidRDefault="00F43B00" w:rsidP="00F43B00">
      <w:pPr>
        <w:spacing w:after="3"/>
        <w:ind w:left="-5" w:hanging="10"/>
        <w:rPr>
          <w:rFonts w:eastAsia="Arial" w:cstheme="minorHAnsi"/>
          <w:b/>
          <w:lang w:val="es-CR"/>
        </w:rPr>
      </w:pPr>
    </w:p>
    <w:p w14:paraId="4E1A3400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eastAsia="Arial" w:cstheme="minorHAnsi"/>
          <w:b/>
        </w:rPr>
        <w:t>Integridad Referencial.</w:t>
      </w:r>
    </w:p>
    <w:p w14:paraId="5E49C33B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mc:AlternateContent>
          <mc:Choice Requires="wpg">
            <w:drawing>
              <wp:inline distT="0" distB="0" distL="0" distR="0" wp14:anchorId="04DEA96B" wp14:editId="6D16149B">
                <wp:extent cx="6035040" cy="15240"/>
                <wp:effectExtent l="0" t="0" r="0" b="0"/>
                <wp:docPr id="473237140" name="Group 5098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5040" cy="15240"/>
                          <a:chOff x="0" y="0"/>
                          <a:chExt cx="6035040" cy="15240"/>
                        </a:xfrm>
                      </wpg:grpSpPr>
                      <wps:wsp>
                        <wps:cNvPr id="569344137" name="Shape 4840"/>
                        <wps:cNvSpPr/>
                        <wps:spPr>
                          <a:xfrm>
                            <a:off x="0" y="0"/>
                            <a:ext cx="6035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0">
                                <a:moveTo>
                                  <a:pt x="0" y="0"/>
                                </a:moveTo>
                                <a:lnTo>
                                  <a:pt x="603504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group id="Group 5098361" style="width:475.2pt;height:1.2pt;mso-position-horizontal-relative:char;mso-position-vertical-relative:line" coordsize="60350,152" o:spid="_x0000_s1026" w14:anchorId="5F80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">
                <v:shape id="Shape 4840" style="position:absolute;width:60350;height:0;visibility:visible;mso-wrap-style:square;v-text-anchor:top" coordsize="6035040,0" o:spid="_x0000_s1027" filled="f" strokeweight="1.2pt" path="m,l603504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">
                  <v:stroke miterlimit="83231f" joinstyle="miter" endcap="round"/>
                  <v:path textboxrect="0,0,6035040,0" arrowok="t"/>
                </v:shape>
                <w10:anchorlock/>
              </v:group>
            </w:pict>
          </mc:Fallback>
        </mc:AlternateContent>
      </w:r>
    </w:p>
    <w:p w14:paraId="4ED3A977" w14:textId="77777777" w:rsidR="00F43B00" w:rsidRDefault="00F43B00" w:rsidP="00F43B00">
      <w:pPr>
        <w:rPr>
          <w:rFonts w:eastAsia="Arial" w:cstheme="minorHAnsi"/>
          <w:b/>
          <w:color w:val="004D5A"/>
        </w:rPr>
      </w:pPr>
    </w:p>
    <w:p w14:paraId="47444B88" w14:textId="77777777" w:rsidR="00523233" w:rsidRDefault="00523233" w:rsidP="00F43B00">
      <w:pPr>
        <w:rPr>
          <w:rFonts w:eastAsia="Arial" w:cstheme="minorHAnsi"/>
          <w:b/>
          <w:color w:val="004D5A"/>
        </w:rPr>
      </w:pPr>
    </w:p>
    <w:p w14:paraId="37FFEA8B" w14:textId="77777777" w:rsidR="00523233" w:rsidRDefault="00523233" w:rsidP="00F43B00">
      <w:pPr>
        <w:rPr>
          <w:rFonts w:eastAsia="Arial" w:cstheme="minorHAnsi"/>
          <w:b/>
          <w:color w:val="004D5A"/>
        </w:rPr>
      </w:pPr>
    </w:p>
    <w:p w14:paraId="754A945B" w14:textId="77777777" w:rsidR="00523233" w:rsidRDefault="00523233" w:rsidP="00F43B00">
      <w:pPr>
        <w:rPr>
          <w:rFonts w:eastAsia="Arial" w:cstheme="minorHAnsi"/>
          <w:b/>
          <w:color w:val="004D5A"/>
        </w:rPr>
      </w:pPr>
    </w:p>
    <w:p w14:paraId="7C2CB70C" w14:textId="77777777" w:rsidR="00523233" w:rsidRDefault="00523233" w:rsidP="00F43B00">
      <w:pPr>
        <w:rPr>
          <w:rFonts w:eastAsia="Arial" w:cstheme="minorHAnsi"/>
          <w:b/>
          <w:color w:val="004D5A"/>
        </w:rPr>
      </w:pPr>
    </w:p>
    <w:p w14:paraId="48F258AB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09AE0188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2E55DEF9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55D09170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663E3A06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78BB0A28" w14:textId="77777777" w:rsidR="00AF24A0" w:rsidRDefault="00AF24A0" w:rsidP="00F43B00">
      <w:pPr>
        <w:rPr>
          <w:rFonts w:eastAsia="Arial" w:cstheme="minorHAnsi"/>
          <w:b/>
          <w:color w:val="004D5A"/>
        </w:rPr>
      </w:pPr>
    </w:p>
    <w:p w14:paraId="17AA38F2" w14:textId="77777777" w:rsidR="00AF24A0" w:rsidRPr="000929F3" w:rsidRDefault="00AF24A0" w:rsidP="00F43B00">
      <w:pPr>
        <w:rPr>
          <w:rFonts w:eastAsia="Arial" w:cstheme="minorHAnsi"/>
          <w:b/>
          <w:color w:val="004D5A"/>
        </w:rPr>
      </w:pPr>
    </w:p>
    <w:p w14:paraId="29191DD0" w14:textId="77777777" w:rsidR="00F43B00" w:rsidRPr="000929F3" w:rsidRDefault="00F43B00" w:rsidP="00F43B00">
      <w:pPr>
        <w:rPr>
          <w:rFonts w:eastAsia="Arial" w:cstheme="minorHAnsi"/>
          <w:b/>
          <w:color w:val="004D5A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r w:rsidRPr="000929F3">
        <w:rPr>
          <w:rFonts w:eastAsia="Arial" w:cstheme="minorHAnsi"/>
          <w:b/>
          <w:color w:val="004D5A"/>
        </w:rPr>
        <w:t>dbo</w:t>
      </w:r>
      <w:proofErr w:type="spellEnd"/>
      <w:r w:rsidRPr="000929F3">
        <w:rPr>
          <w:rFonts w:eastAsia="Arial" w:cstheme="minorHAnsi"/>
          <w:b/>
          <w:color w:val="004D5A"/>
        </w:rPr>
        <w:t>.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eastAsia="Arial" w:cstheme="minorHAnsi"/>
          <w:b/>
          <w:color w:val="004D5A"/>
        </w:rPr>
        <w:t>Customer</w:t>
      </w:r>
      <w:proofErr w:type="spellEnd"/>
      <w:r w:rsidRPr="000929F3">
        <w:rPr>
          <w:rFonts w:eastAsia="Arial" w:cstheme="minorHAnsi"/>
          <w:b/>
          <w:color w:val="004D5A"/>
        </w:rPr>
        <w:t>'</w:t>
      </w:r>
    </w:p>
    <w:p w14:paraId="71865ECA" w14:textId="6D413514" w:rsidR="00F43B00" w:rsidRPr="0052323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4AEF6A50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3217AFE" wp14:editId="36781F57">
            <wp:extent cx="5612130" cy="22860"/>
            <wp:effectExtent l="0" t="0" r="0" b="0"/>
            <wp:docPr id="17190307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4D83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clientes.</w:t>
      </w:r>
    </w:p>
    <w:p w14:paraId="4E807B3F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noProof/>
        </w:rPr>
        <w:drawing>
          <wp:inline distT="0" distB="0" distL="0" distR="0" wp14:anchorId="395727DF" wp14:editId="5FA169A1">
            <wp:extent cx="5609524" cy="19048"/>
            <wp:effectExtent l="0" t="0" r="0" b="0"/>
            <wp:docPr id="41051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7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05DE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Llave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</w:rPr>
        <w:t>CustomerId</w:t>
      </w:r>
      <w:proofErr w:type="spellEnd"/>
      <w:r w:rsidRPr="000929F3">
        <w:rPr>
          <w:rFonts w:cstheme="minorHAnsi"/>
          <w:b/>
          <w:bCs/>
        </w:rPr>
        <w:t>'</w:t>
      </w:r>
    </w:p>
    <w:p w14:paraId="05BED14C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4E5E3A9A" wp14:editId="0FFAFC1E">
            <wp:extent cx="5612130" cy="22860"/>
            <wp:effectExtent l="0" t="0" r="0" b="0"/>
            <wp:docPr id="13569820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55F82D15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shd w:val="clear" w:color="auto" w:fill="004D5A"/>
          </w:tcPr>
          <w:p w14:paraId="046FF434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2733A3EB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shd w:val="clear" w:color="auto" w:fill="auto"/>
          </w:tcPr>
          <w:p w14:paraId="2CE64F54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CustomerId</w:t>
            </w:r>
            <w:proofErr w:type="spellEnd"/>
          </w:p>
          <w:p w14:paraId="1A7E150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FirstName</w:t>
            </w:r>
          </w:p>
          <w:p w14:paraId="71FA246E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LastName</w:t>
            </w:r>
          </w:p>
          <w:p w14:paraId="24547D35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Company</w:t>
            </w:r>
          </w:p>
          <w:p w14:paraId="58542DC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Address</w:t>
            </w:r>
          </w:p>
          <w:p w14:paraId="306DD941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City</w:t>
            </w:r>
          </w:p>
          <w:p w14:paraId="01346CE8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State </w:t>
            </w:r>
          </w:p>
          <w:p w14:paraId="5342AF09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Country </w:t>
            </w:r>
          </w:p>
          <w:p w14:paraId="4041D34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PostalCode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3853E68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Phone </w:t>
            </w:r>
          </w:p>
          <w:p w14:paraId="05C05DD5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Fax </w:t>
            </w:r>
          </w:p>
          <w:p w14:paraId="3FDC671B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Email </w:t>
            </w:r>
          </w:p>
          <w:p w14:paraId="056C4F87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SupportRepId</w:t>
            </w:r>
            <w:proofErr w:type="spellEnd"/>
          </w:p>
        </w:tc>
      </w:tr>
    </w:tbl>
    <w:p w14:paraId="1B894C81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71D4C0B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3281E3D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11B6D66A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430AA787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77ADDFF6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18E49669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63052AA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40159A28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8467DB0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7B1C3473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36A45285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3A9B6A4C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1F7DF52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7CB3A965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45C6A83F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0ECBFDE3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8C12721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0B2BC72B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032438DB" w14:textId="55071133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lastRenderedPageBreak/>
        <w:t>Atributos</w:t>
      </w:r>
    </w:p>
    <w:p w14:paraId="1FA5CBCE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2AA6BA08" wp14:editId="593B820C">
            <wp:extent cx="5612130" cy="22860"/>
            <wp:effectExtent l="0" t="0" r="0" b="0"/>
            <wp:docPr id="16069764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95"/>
        <w:gridCol w:w="1534"/>
        <w:gridCol w:w="1586"/>
        <w:gridCol w:w="793"/>
        <w:gridCol w:w="1165"/>
        <w:gridCol w:w="2501"/>
      </w:tblGrid>
      <w:tr w:rsidR="00F43B00" w:rsidRPr="000929F3" w14:paraId="79D0D5FA" w14:textId="77777777" w:rsidTr="00C6246C">
        <w:trPr>
          <w:trHeight w:val="484"/>
        </w:trPr>
        <w:tc>
          <w:tcPr>
            <w:tcW w:w="532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68851B1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886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6B2B218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40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066FE70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7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7A3BDF9B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91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5FE441A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79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68790F4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04410213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BADC2E4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41A946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CustomerId</w:t>
            </w:r>
            <w:proofErr w:type="spellEnd"/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ABBD24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NUMBE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27F346E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50B27D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8035E30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Identificador único del cliente (clave primaria).</w:t>
            </w:r>
          </w:p>
        </w:tc>
      </w:tr>
      <w:tr w:rsidR="00F43B00" w:rsidRPr="000929F3" w14:paraId="1B6A93AD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4CF953F1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416118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FirstName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DAA4A3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8EF183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78010AE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70CA6D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Nombre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0DABED72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62B02571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A9958D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LastName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7F1DC18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49529BB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96EE0C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DB2C13C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Apellido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3E6F1D0D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17C0EF4E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FA9425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Company</w:t>
            </w:r>
          </w:p>
        </w:tc>
        <w:tc>
          <w:tcPr>
            <w:tcW w:w="940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B63475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AB3D95A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0A60CF7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D4C2D36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Compañía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19700C9B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7BA4A8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0CAB9FF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Address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C4E3D03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087599B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3856E0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0DA8012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Dirección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21EE7756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AA05685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4241FB4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City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8E1321B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24BF712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7524F6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BBCB812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Ciudad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1B763DE9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464EE31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F12A05F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State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89F3CCB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FEC213F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0C43E23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3908CC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Estado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3BBC2E0D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231D848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D430451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Country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F09802D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A8715C9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B5BBF3F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9C4BE0F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País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1016A655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D3F7214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6083C70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PostalCode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5035FF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D865BC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67CC11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B0814E6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Código postal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4DD3E2CB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FF7B823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D5FE57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Phone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2F2DC67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9FE0AB4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1ED401A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5C125C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Teléfono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60C6FA6A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4B05DD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D0DB224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Fax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177D429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D1314D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01458AB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79A9806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Fax del </w:t>
            </w:r>
            <w:proofErr w:type="spellStart"/>
            <w:r w:rsidRPr="000929F3">
              <w:rPr>
                <w:rFonts w:cstheme="minorHAnsi"/>
              </w:rPr>
              <w:t>cliente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62476E2B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C81A559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4B1364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Email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D7D0230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FC9B996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8E19AA3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1F655D5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Correo electrónico del cliente.</w:t>
            </w:r>
          </w:p>
        </w:tc>
      </w:tr>
      <w:tr w:rsidR="00F43B00" w:rsidRPr="00410ECD" w14:paraId="1AF111CC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95A64C0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>
              <w:rPr>
                <w:rFonts w:cstheme="minorHAnsi"/>
                <w:lang w:val="es-CR"/>
              </w:rPr>
              <w:t>FK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BD817A1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SupportRepId</w:t>
            </w:r>
            <w:proofErr w:type="spellEnd"/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C0F5B52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42F3ED8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X</w:t>
            </w: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38AA715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9389676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empleado de soporte asignado al cliente.</w:t>
            </w:r>
          </w:p>
        </w:tc>
      </w:tr>
    </w:tbl>
    <w:p w14:paraId="2D448C49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 </w:t>
      </w:r>
    </w:p>
    <w:p w14:paraId="39C6A9CE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156D2326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AF8E897" wp14:editId="19FFC7B8">
            <wp:extent cx="5612130" cy="20955"/>
            <wp:effectExtent l="0" t="0" r="0" b="0"/>
            <wp:docPr id="1805763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1E15" w14:textId="77777777" w:rsidR="00F43B00" w:rsidRDefault="00F43B00" w:rsidP="00F43B00">
      <w:pPr>
        <w:rPr>
          <w:rFonts w:eastAsia="Arial" w:cstheme="minorHAnsi"/>
          <w:b/>
          <w:color w:val="004D5A"/>
        </w:rPr>
      </w:pPr>
    </w:p>
    <w:p w14:paraId="641E3C1D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3555BAEB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0F8116FB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595B2A41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19758743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5173DD4C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70299845" w14:textId="77777777" w:rsidR="003D70C8" w:rsidRDefault="003D70C8" w:rsidP="00F43B00">
      <w:pPr>
        <w:rPr>
          <w:rFonts w:eastAsia="Arial" w:cstheme="minorHAnsi"/>
          <w:b/>
          <w:color w:val="004D5A"/>
        </w:rPr>
      </w:pPr>
    </w:p>
    <w:p w14:paraId="6A7F6CE3" w14:textId="77777777" w:rsidR="003D70C8" w:rsidRPr="000929F3" w:rsidRDefault="003D70C8" w:rsidP="00F43B00">
      <w:pPr>
        <w:rPr>
          <w:rFonts w:eastAsia="Arial" w:cstheme="minorHAnsi"/>
          <w:b/>
          <w:color w:val="004D5A"/>
        </w:rPr>
      </w:pPr>
    </w:p>
    <w:p w14:paraId="2E90C4BA" w14:textId="77777777" w:rsidR="00F43B00" w:rsidRPr="000929F3" w:rsidRDefault="00F43B00" w:rsidP="00F43B00">
      <w:pPr>
        <w:rPr>
          <w:rFonts w:eastAsia="Arial" w:cstheme="minorHAnsi"/>
          <w:b/>
          <w:color w:val="004D5A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r w:rsidRPr="000929F3">
        <w:rPr>
          <w:rFonts w:eastAsia="Arial" w:cstheme="minorHAnsi"/>
          <w:b/>
          <w:color w:val="004D5A"/>
        </w:rPr>
        <w:t>dbo</w:t>
      </w:r>
      <w:proofErr w:type="spellEnd"/>
      <w:r w:rsidRPr="000929F3">
        <w:rPr>
          <w:rFonts w:eastAsia="Arial" w:cstheme="minorHAnsi"/>
          <w:b/>
          <w:color w:val="004D5A"/>
        </w:rPr>
        <w:t>.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eastAsia="Arial" w:cstheme="minorHAnsi"/>
          <w:b/>
          <w:color w:val="004D5A"/>
        </w:rPr>
        <w:t>Employee</w:t>
      </w:r>
      <w:proofErr w:type="spellEnd"/>
      <w:r w:rsidRPr="000929F3">
        <w:rPr>
          <w:rFonts w:eastAsia="Arial" w:cstheme="minorHAnsi"/>
          <w:b/>
          <w:color w:val="004D5A"/>
        </w:rPr>
        <w:t>'</w:t>
      </w:r>
    </w:p>
    <w:p w14:paraId="02D7D6C9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2D578DE0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49D8FAD" wp14:editId="2B9D8B4F">
            <wp:extent cx="5612130" cy="22860"/>
            <wp:effectExtent l="0" t="0" r="0" b="0"/>
            <wp:docPr id="18932181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8E57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empleados.</w:t>
      </w:r>
    </w:p>
    <w:p w14:paraId="4B63606B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5F616A9" wp14:editId="5CD03DBD">
            <wp:extent cx="5612130" cy="22860"/>
            <wp:effectExtent l="0" t="0" r="0" b="0"/>
            <wp:docPr id="1911588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C748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Llaves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  <w:lang w:val="es-CR"/>
        </w:rPr>
        <w:t>EmployeeId</w:t>
      </w:r>
      <w:proofErr w:type="spellEnd"/>
      <w:r w:rsidRPr="000929F3">
        <w:rPr>
          <w:rFonts w:eastAsia="Arial" w:cstheme="minorHAnsi"/>
          <w:b/>
          <w:color w:val="004D5A"/>
        </w:rPr>
        <w:t>'</w:t>
      </w:r>
    </w:p>
    <w:p w14:paraId="6DC7E9E6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3BDD6E87" wp14:editId="38E5F5FA">
            <wp:extent cx="5612130" cy="22860"/>
            <wp:effectExtent l="0" t="0" r="0" b="0"/>
            <wp:docPr id="11780644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23CE55AD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2965071B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0A114592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99089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EmployeeId</w:t>
            </w:r>
            <w:proofErr w:type="spellEnd"/>
          </w:p>
          <w:p w14:paraId="12EAA493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LastName</w:t>
            </w:r>
          </w:p>
          <w:p w14:paraId="4EB855D9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FirstName </w:t>
            </w:r>
          </w:p>
          <w:p w14:paraId="10C23363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Title </w:t>
            </w:r>
          </w:p>
          <w:p w14:paraId="053A105F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ReportsTo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1F92B0DB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BirthDate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599778B4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HireDate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22FE859B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Address </w:t>
            </w:r>
          </w:p>
          <w:p w14:paraId="19585A96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City </w:t>
            </w:r>
          </w:p>
          <w:p w14:paraId="6D97E6B6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State </w:t>
            </w:r>
          </w:p>
          <w:p w14:paraId="777AB320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Country </w:t>
            </w:r>
          </w:p>
          <w:p w14:paraId="3936B8C1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PostalCode</w:t>
            </w:r>
            <w:proofErr w:type="spellEnd"/>
          </w:p>
          <w:p w14:paraId="035A8DC6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Phone </w:t>
            </w:r>
          </w:p>
          <w:p w14:paraId="43FD873F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Fax </w:t>
            </w:r>
          </w:p>
          <w:p w14:paraId="703A5D11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Email </w:t>
            </w:r>
          </w:p>
        </w:tc>
      </w:tr>
    </w:tbl>
    <w:p w14:paraId="53A6B732" w14:textId="77777777" w:rsidR="00F43B00" w:rsidRDefault="00F43B00" w:rsidP="00F43B00">
      <w:pPr>
        <w:spacing w:after="3"/>
        <w:ind w:left="-5" w:hanging="10"/>
        <w:rPr>
          <w:rFonts w:cstheme="minorHAnsi"/>
          <w:b/>
          <w:bCs/>
        </w:rPr>
      </w:pPr>
    </w:p>
    <w:p w14:paraId="386A2B03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2A08FF67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0AD77090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2C0E886E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16CCAF78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1B0B7C33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354CFB48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5CD1410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74F7CDA8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5C3258A5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46BFB42D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393BF9D8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2E34A7B6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28B3FC36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2DD9CB9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2355ACA8" w14:textId="77777777" w:rsidR="003D70C8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6C2B98D3" w14:textId="77777777" w:rsidR="003D70C8" w:rsidRPr="000929F3" w:rsidRDefault="003D70C8" w:rsidP="00F43B00">
      <w:pPr>
        <w:spacing w:after="3"/>
        <w:ind w:left="-5" w:hanging="10"/>
        <w:rPr>
          <w:rFonts w:cstheme="minorHAnsi"/>
          <w:b/>
          <w:bCs/>
        </w:rPr>
      </w:pPr>
    </w:p>
    <w:p w14:paraId="3DCEEC1B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lastRenderedPageBreak/>
        <w:t>Atributos</w:t>
      </w:r>
    </w:p>
    <w:p w14:paraId="464493B6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91A55DA" wp14:editId="325C8AD3">
            <wp:extent cx="5612130" cy="22860"/>
            <wp:effectExtent l="0" t="0" r="0" b="0"/>
            <wp:docPr id="161682745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97"/>
        <w:gridCol w:w="1519"/>
        <w:gridCol w:w="1590"/>
        <w:gridCol w:w="797"/>
        <w:gridCol w:w="1168"/>
        <w:gridCol w:w="2503"/>
      </w:tblGrid>
      <w:tr w:rsidR="00F43B00" w:rsidRPr="000929F3" w14:paraId="19567038" w14:textId="77777777" w:rsidTr="00C6246C">
        <w:trPr>
          <w:trHeight w:val="484"/>
        </w:trPr>
        <w:tc>
          <w:tcPr>
            <w:tcW w:w="530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FE38708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896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6C0168B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38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722DCE20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70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2499696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89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C22E729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77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20AF49A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5F1897CE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41BD7A2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B2C19A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EmployeeId</w:t>
            </w:r>
            <w:proofErr w:type="spellEnd"/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5E1C1B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0D04D7D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239720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0D74FAF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del empleado (clave primaria).</w:t>
            </w:r>
          </w:p>
        </w:tc>
      </w:tr>
      <w:tr w:rsidR="00F43B00" w:rsidRPr="000929F3" w14:paraId="638D10A2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D84B29F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6C55B92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LastName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C56D9C4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AECF31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F35BC3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B82CA0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Apellido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56666CC1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5C40991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CAFDD0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FirstName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1BF888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BE63A6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A5A54B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67089E1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Nombre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410ECD" w14:paraId="4841B071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267173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7F31A9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Title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44FB26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07BDEF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B24FFB3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5722D53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Título del puesto del empleado.</w:t>
            </w:r>
          </w:p>
        </w:tc>
      </w:tr>
      <w:tr w:rsidR="00F43B00" w:rsidRPr="00410ECD" w14:paraId="54A70E04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B1AB4C5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>
              <w:rPr>
                <w:rFonts w:cstheme="minorHAnsi"/>
                <w:lang w:val="es-CR"/>
              </w:rPr>
              <w:t>FK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A95BB9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ReportsTo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D4B4BE8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CABBCE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37AB78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5E0303B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supervisor del empleado.</w:t>
            </w:r>
          </w:p>
        </w:tc>
      </w:tr>
      <w:tr w:rsidR="00F43B00" w:rsidRPr="00410ECD" w14:paraId="39BABCB1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7D18D57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D280CF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BirthDate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4850DD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DATE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F716D0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D700001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CBD0021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Fecha de nacimiento del empleado.</w:t>
            </w:r>
          </w:p>
        </w:tc>
      </w:tr>
      <w:tr w:rsidR="00F43B00" w:rsidRPr="00410ECD" w14:paraId="5ECADF54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BE5AFD0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5968C6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HireDate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B958DC8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DATE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36D123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A618D2B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B7190BF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Fecha de contratación del empleado.</w:t>
            </w:r>
          </w:p>
        </w:tc>
      </w:tr>
      <w:tr w:rsidR="00F43B00" w:rsidRPr="000929F3" w14:paraId="774B8D34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7E68198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1066328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Address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D16E58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2711AE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821F13F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930FC4A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Dirección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6CAA0A5E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874FA6E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AB80F3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City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22CDF9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E8979B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B0E682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2BF36E7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Ciudad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3318ADE6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25C98CE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55EFCF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State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81B594F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C3E13C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489783B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8D65F73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Estado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04714A88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4D41257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6D07FE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Country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7C6A04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9FF667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60B80B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2557B8A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País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0BABD3C4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944FE61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6DF80D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PostalCode</w:t>
            </w:r>
            <w:proofErr w:type="spellEnd"/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75E9B63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37BF24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50AEC1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F109EE1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Código postal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372D474E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9E7B841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9947C5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Phone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072F09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483D82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107EBBE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7EBABDE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Teléfono</w:t>
            </w:r>
            <w:proofErr w:type="spellEnd"/>
            <w:r w:rsidRPr="000929F3">
              <w:rPr>
                <w:rFonts w:cstheme="minorHAnsi"/>
              </w:rPr>
              <w:t xml:space="preserve">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5FB21C5E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F154524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E0A4CB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Fax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C2D219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A6F021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FAFEA9F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AC8AD6D" w14:textId="77777777" w:rsidR="00F43B00" w:rsidRPr="000929F3" w:rsidRDefault="00F43B00" w:rsidP="00C6246C">
            <w:pPr>
              <w:ind w:left="10"/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Fax del </w:t>
            </w:r>
            <w:proofErr w:type="spellStart"/>
            <w:r w:rsidRPr="000929F3">
              <w:rPr>
                <w:rFonts w:cstheme="minorHAnsi"/>
              </w:rPr>
              <w:t>empleado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3F4E266F" w14:textId="77777777" w:rsidTr="00C6246C">
        <w:trPr>
          <w:trHeight w:val="470"/>
        </w:trPr>
        <w:tc>
          <w:tcPr>
            <w:tcW w:w="530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EF71FF5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991E3B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 xml:space="preserve">Email </w:t>
            </w:r>
          </w:p>
        </w:tc>
        <w:tc>
          <w:tcPr>
            <w:tcW w:w="938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CDA3BB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B320A7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89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9C749A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7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D6037ED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Correo electrónico del empleado.</w:t>
            </w:r>
          </w:p>
        </w:tc>
      </w:tr>
    </w:tbl>
    <w:p w14:paraId="34255807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 </w:t>
      </w:r>
    </w:p>
    <w:p w14:paraId="17AEC702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27154FA0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23469972" wp14:editId="66796741">
            <wp:extent cx="5612130" cy="20955"/>
            <wp:effectExtent l="0" t="0" r="0" b="0"/>
            <wp:docPr id="4104175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73EE" w14:textId="77777777" w:rsidR="00F43B00" w:rsidRDefault="00F43B00" w:rsidP="00F43B00">
      <w:pPr>
        <w:rPr>
          <w:rFonts w:cstheme="minorHAnsi"/>
        </w:rPr>
      </w:pPr>
    </w:p>
    <w:p w14:paraId="2153385C" w14:textId="77777777" w:rsidR="003A5FD4" w:rsidRDefault="003A5FD4" w:rsidP="00F43B00">
      <w:pPr>
        <w:rPr>
          <w:rFonts w:cstheme="minorHAnsi"/>
        </w:rPr>
      </w:pPr>
    </w:p>
    <w:p w14:paraId="45CB42E1" w14:textId="77777777" w:rsidR="003A5FD4" w:rsidRDefault="003A5FD4" w:rsidP="00F43B00">
      <w:pPr>
        <w:rPr>
          <w:rFonts w:cstheme="minorHAnsi"/>
        </w:rPr>
      </w:pPr>
    </w:p>
    <w:p w14:paraId="01292451" w14:textId="77777777" w:rsidR="003A5FD4" w:rsidRDefault="003A5FD4" w:rsidP="00F43B00">
      <w:pPr>
        <w:rPr>
          <w:rFonts w:cstheme="minorHAnsi"/>
        </w:rPr>
      </w:pPr>
    </w:p>
    <w:p w14:paraId="4983DE73" w14:textId="77777777" w:rsidR="003A5FD4" w:rsidRDefault="003A5FD4" w:rsidP="00F43B00">
      <w:pPr>
        <w:rPr>
          <w:rFonts w:cstheme="minorHAnsi"/>
        </w:rPr>
      </w:pPr>
    </w:p>
    <w:p w14:paraId="73F70B15" w14:textId="77777777" w:rsidR="003A5FD4" w:rsidRPr="000929F3" w:rsidRDefault="003A5FD4" w:rsidP="00F43B00">
      <w:pPr>
        <w:rPr>
          <w:rFonts w:cstheme="minorHAnsi"/>
        </w:rPr>
      </w:pPr>
    </w:p>
    <w:p w14:paraId="48186440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proofErr w:type="gramStart"/>
      <w:r w:rsidRPr="000929F3">
        <w:rPr>
          <w:rFonts w:eastAsia="Arial" w:cstheme="minorHAnsi"/>
          <w:b/>
          <w:color w:val="004D5A"/>
        </w:rPr>
        <w:t>dbo.Genre</w:t>
      </w:r>
      <w:proofErr w:type="spellEnd"/>
      <w:proofErr w:type="gramEnd"/>
      <w:r w:rsidRPr="000929F3">
        <w:rPr>
          <w:rFonts w:eastAsia="Arial" w:cstheme="minorHAnsi"/>
          <w:b/>
          <w:color w:val="004D5A"/>
        </w:rPr>
        <w:t>'</w:t>
      </w:r>
    </w:p>
    <w:p w14:paraId="6ACACF94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018A42ED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A7B1555" wp14:editId="3EEE4D39">
            <wp:extent cx="5612130" cy="22860"/>
            <wp:effectExtent l="0" t="0" r="0" b="0"/>
            <wp:docPr id="122536868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2FC7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géneros musicales.</w:t>
      </w:r>
    </w:p>
    <w:p w14:paraId="29D3A92E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7155A66" wp14:editId="6939DAF6">
            <wp:extent cx="5612130" cy="22860"/>
            <wp:effectExtent l="0" t="0" r="0" b="0"/>
            <wp:docPr id="130884275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E1E6B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Llave Primaria 'PK_</w:t>
      </w:r>
      <w:r w:rsidRPr="000929F3">
        <w:rPr>
          <w:rFonts w:cstheme="minorHAnsi"/>
          <w:lang w:val="es-CR"/>
        </w:rPr>
        <w:t xml:space="preserve"> </w:t>
      </w:r>
      <w:proofErr w:type="spellStart"/>
      <w:r w:rsidRPr="000929F3">
        <w:rPr>
          <w:rFonts w:cstheme="minorHAnsi"/>
          <w:b/>
          <w:bCs/>
          <w:lang w:val="es-CR"/>
        </w:rPr>
        <w:t>GenreId</w:t>
      </w:r>
      <w:proofErr w:type="spellEnd"/>
      <w:r w:rsidRPr="000929F3">
        <w:rPr>
          <w:rFonts w:cstheme="minorHAnsi"/>
          <w:b/>
          <w:bCs/>
          <w:lang w:val="es-CR"/>
        </w:rPr>
        <w:t>'</w:t>
      </w:r>
    </w:p>
    <w:p w14:paraId="10B1C2C2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B91FC63" wp14:editId="5A8C46D1">
            <wp:extent cx="5612130" cy="22860"/>
            <wp:effectExtent l="0" t="0" r="0" b="0"/>
            <wp:docPr id="11484011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41842F88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0E893A09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03FA3AC1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203A18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GenreId</w:t>
            </w:r>
            <w:proofErr w:type="spellEnd"/>
          </w:p>
          <w:p w14:paraId="7A615B58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</w:tr>
    </w:tbl>
    <w:p w14:paraId="31ACB44A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</w:rPr>
        <w:t> </w:t>
      </w:r>
    </w:p>
    <w:p w14:paraId="498D3ADF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4A185B7F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285ACA5" wp14:editId="6D3D2548">
            <wp:extent cx="5612130" cy="22860"/>
            <wp:effectExtent l="0" t="0" r="0" b="0"/>
            <wp:docPr id="132751090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901"/>
        <w:gridCol w:w="1502"/>
        <w:gridCol w:w="1593"/>
        <w:gridCol w:w="800"/>
        <w:gridCol w:w="1171"/>
        <w:gridCol w:w="2507"/>
      </w:tblGrid>
      <w:tr w:rsidR="00F43B00" w:rsidRPr="000929F3" w14:paraId="75887485" w14:textId="77777777" w:rsidTr="00C6246C">
        <w:trPr>
          <w:trHeight w:val="484"/>
        </w:trPr>
        <w:tc>
          <w:tcPr>
            <w:tcW w:w="532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37AF2DA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886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EC35542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40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6AAAA6D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7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C59158D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91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09CA906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79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50D2D1C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0BDF79A5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EEAFAFF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7ABB2AB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GenreId</w:t>
            </w:r>
            <w:proofErr w:type="spellEnd"/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0F2468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9878A6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FD6169E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32E8CE1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del género (clave primaria).</w:t>
            </w:r>
          </w:p>
        </w:tc>
      </w:tr>
      <w:tr w:rsidR="00F43B00" w:rsidRPr="000929F3" w14:paraId="78F0972A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174A639E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BDC727A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3207022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E7AC2E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6952AF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39DD49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Nombre del género.</w:t>
            </w:r>
          </w:p>
        </w:tc>
      </w:tr>
    </w:tbl>
    <w:p w14:paraId="40E413F4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 </w:t>
      </w:r>
    </w:p>
    <w:p w14:paraId="08DE4E7C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5375B287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DCC3836" wp14:editId="7E954F99">
            <wp:extent cx="5612130" cy="20955"/>
            <wp:effectExtent l="0" t="0" r="0" b="0"/>
            <wp:docPr id="187164789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C9D2" w14:textId="77777777" w:rsidR="00F43B00" w:rsidRDefault="00F43B00" w:rsidP="00F43B00">
      <w:pPr>
        <w:spacing w:after="0"/>
        <w:ind w:left="-1416" w:right="15"/>
        <w:rPr>
          <w:rFonts w:cstheme="minorHAnsi"/>
        </w:rPr>
      </w:pPr>
      <w:r w:rsidRPr="000929F3">
        <w:rPr>
          <w:rFonts w:cstheme="minorHAnsi"/>
        </w:rPr>
        <w:t> </w:t>
      </w:r>
    </w:p>
    <w:p w14:paraId="1773000D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6FB13D87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735BFF38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5F514B30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40223EB1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344EB001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52B47888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1C2607AD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1EC1A8F5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4C42038F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64D58CD5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6827ACCE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6148EB2B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5B1381C3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750A6B24" w14:textId="77777777" w:rsidR="003A5FD4" w:rsidRDefault="003A5FD4" w:rsidP="00F43B00">
      <w:pPr>
        <w:spacing w:after="0"/>
        <w:ind w:left="-1416" w:right="15"/>
        <w:rPr>
          <w:rFonts w:cstheme="minorHAnsi"/>
        </w:rPr>
      </w:pPr>
    </w:p>
    <w:p w14:paraId="32431E72" w14:textId="77777777" w:rsidR="003A5FD4" w:rsidRPr="000929F3" w:rsidRDefault="003A5FD4" w:rsidP="00F43B00">
      <w:pPr>
        <w:spacing w:after="0"/>
        <w:ind w:left="-1416" w:right="15"/>
        <w:rPr>
          <w:rFonts w:cstheme="minorHAnsi"/>
        </w:rPr>
      </w:pPr>
    </w:p>
    <w:p w14:paraId="1AA162E5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proofErr w:type="gramStart"/>
      <w:r w:rsidRPr="000929F3">
        <w:rPr>
          <w:rFonts w:eastAsia="Arial" w:cstheme="minorHAnsi"/>
          <w:b/>
          <w:color w:val="004D5A"/>
        </w:rPr>
        <w:t>dbo.Invoice</w:t>
      </w:r>
      <w:proofErr w:type="spellEnd"/>
      <w:proofErr w:type="gramEnd"/>
      <w:r w:rsidRPr="000929F3">
        <w:rPr>
          <w:rFonts w:eastAsia="Arial" w:cstheme="minorHAnsi"/>
          <w:b/>
          <w:color w:val="004D5A"/>
        </w:rPr>
        <w:t>'</w:t>
      </w:r>
    </w:p>
    <w:p w14:paraId="3C5BAA5B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23A3439F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411B9492" wp14:editId="5A1F85C5">
            <wp:extent cx="5612130" cy="22860"/>
            <wp:effectExtent l="0" t="0" r="0" b="0"/>
            <wp:docPr id="112976136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CC92" w14:textId="4D329CE5" w:rsidR="00F43B00" w:rsidRPr="003A5FD4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las facturas.</w:t>
      </w:r>
      <w:r w:rsidRPr="000929F3">
        <w:rPr>
          <w:rFonts w:cstheme="minorHAnsi"/>
          <w:noProof/>
        </w:rPr>
        <w:drawing>
          <wp:inline distT="0" distB="0" distL="0" distR="0" wp14:anchorId="065BC384" wp14:editId="0968567B">
            <wp:extent cx="5612130" cy="22860"/>
            <wp:effectExtent l="0" t="0" r="0" b="0"/>
            <wp:docPr id="1632511920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AE2DF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Llave Primaria '</w:t>
      </w:r>
      <w:proofErr w:type="spellStart"/>
      <w:r w:rsidRPr="000929F3">
        <w:rPr>
          <w:rFonts w:cstheme="minorHAnsi"/>
          <w:b/>
          <w:bCs/>
        </w:rPr>
        <w:t>PK_Invoice</w:t>
      </w:r>
      <w:proofErr w:type="spellEnd"/>
      <w:r w:rsidRPr="000929F3">
        <w:rPr>
          <w:rFonts w:cstheme="minorHAnsi"/>
          <w:b/>
          <w:bCs/>
        </w:rPr>
        <w:t>'</w:t>
      </w:r>
    </w:p>
    <w:p w14:paraId="683E32B7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2CA50A7" wp14:editId="2684D157">
            <wp:extent cx="5612130" cy="22860"/>
            <wp:effectExtent l="0" t="0" r="0" b="0"/>
            <wp:docPr id="95287653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097861E8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352C8F0B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7E53C700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0AAA4" w14:textId="77777777" w:rsidR="00F43B00" w:rsidRPr="000929F3" w:rsidRDefault="00F43B00" w:rsidP="00C6246C">
            <w:pPr>
              <w:tabs>
                <w:tab w:val="center" w:pos="1747"/>
              </w:tabs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InvoiceId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33AF399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CustomerId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6441DBF4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InvoiceDate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4DA00804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BillingAddress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0F605C45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BillingCity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7EC07C3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BillingState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396AFA57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BillingCountry</w:t>
            </w:r>
            <w:proofErr w:type="spellEnd"/>
          </w:p>
          <w:p w14:paraId="5812AEDA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BillingPostalCode</w:t>
            </w:r>
            <w:proofErr w:type="spellEnd"/>
          </w:p>
          <w:p w14:paraId="5FCAB377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 xml:space="preserve">Total </w:t>
            </w:r>
          </w:p>
        </w:tc>
      </w:tr>
    </w:tbl>
    <w:p w14:paraId="6F0644FB" w14:textId="77777777" w:rsidR="00F43B00" w:rsidRPr="000929F3" w:rsidRDefault="00F43B00" w:rsidP="00F43B00">
      <w:pPr>
        <w:spacing w:after="3"/>
        <w:ind w:left="-5" w:hanging="10"/>
        <w:rPr>
          <w:rFonts w:cstheme="minorHAnsi"/>
          <w:b/>
          <w:bCs/>
        </w:rPr>
      </w:pPr>
    </w:p>
    <w:p w14:paraId="5E91464C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0642A7DB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05FB2B3" wp14:editId="0257616F">
            <wp:extent cx="5612130" cy="22860"/>
            <wp:effectExtent l="0" t="0" r="0" b="0"/>
            <wp:docPr id="181537081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19"/>
        <w:gridCol w:w="1914"/>
        <w:gridCol w:w="1510"/>
        <w:gridCol w:w="717"/>
        <w:gridCol w:w="1089"/>
        <w:gridCol w:w="2425"/>
      </w:tblGrid>
      <w:tr w:rsidR="00F43B00" w:rsidRPr="000929F3" w14:paraId="01E04E89" w14:textId="77777777" w:rsidTr="00C6246C">
        <w:trPr>
          <w:trHeight w:val="484"/>
        </w:trPr>
        <w:tc>
          <w:tcPr>
            <w:tcW w:w="532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62E32A8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886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755A3669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40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0E6631E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7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1752ADF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91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6FA96F6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79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167E2F11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1FDC9D9E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15318975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872FD03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InvoiceId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E612CB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0FD2D0A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BB5BA3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5B4B04F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 la factura (clave primaria).</w:t>
            </w:r>
          </w:p>
        </w:tc>
      </w:tr>
      <w:tr w:rsidR="00F43B00" w:rsidRPr="00410ECD" w14:paraId="09724577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D9784D9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  <w:r>
              <w:rPr>
                <w:rFonts w:cstheme="minorHAnsi"/>
                <w:sz w:val="20"/>
                <w:szCs w:val="20"/>
                <w:lang w:val="es-CR"/>
              </w:rPr>
              <w:t>FK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8D0597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CustomerId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C05F68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BCFD5B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F468F31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0F0301B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cliente asociado a la factura.</w:t>
            </w:r>
          </w:p>
        </w:tc>
      </w:tr>
      <w:tr w:rsidR="00F43B00" w:rsidRPr="000929F3" w14:paraId="03265E01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FDFAEE8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34601D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InvoiceDate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FC0EC1E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DATE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72F2D63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7ED1DC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E9C744B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Fecha</w:t>
            </w:r>
            <w:proofErr w:type="spellEnd"/>
            <w:r w:rsidRPr="000929F3">
              <w:rPr>
                <w:rFonts w:cstheme="minorHAnsi"/>
              </w:rPr>
              <w:t xml:space="preserve"> de la factura.</w:t>
            </w:r>
          </w:p>
        </w:tc>
      </w:tr>
      <w:tr w:rsidR="00F43B00" w:rsidRPr="000929F3" w14:paraId="6CFC47F6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1F11078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811D01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BillingAddress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E68127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99A17F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796D89E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100F679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Dirección</w:t>
            </w:r>
            <w:proofErr w:type="spellEnd"/>
            <w:r w:rsidRPr="000929F3">
              <w:rPr>
                <w:rFonts w:cstheme="minorHAnsi"/>
              </w:rPr>
              <w:t xml:space="preserve"> de </w:t>
            </w:r>
            <w:proofErr w:type="spellStart"/>
            <w:r w:rsidRPr="000929F3">
              <w:rPr>
                <w:rFonts w:cstheme="minorHAnsi"/>
              </w:rPr>
              <w:t>facturación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73C6BB70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5619790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C00381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BillingCity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F73CC5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872786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A82B32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31EE869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Ciudad de </w:t>
            </w:r>
            <w:proofErr w:type="spellStart"/>
            <w:r w:rsidRPr="000929F3">
              <w:rPr>
                <w:rFonts w:cstheme="minorHAnsi"/>
              </w:rPr>
              <w:t>facturación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2EED046F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A11B9D7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513343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BillingState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CC6E3EB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5228238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7EA5BA3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4CA4606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Estado de </w:t>
            </w:r>
            <w:proofErr w:type="spellStart"/>
            <w:r w:rsidRPr="000929F3">
              <w:rPr>
                <w:rFonts w:cstheme="minorHAnsi"/>
              </w:rPr>
              <w:t>facturación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791C9A7E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5CFEF43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51ACE7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BillingCountry</w:t>
            </w:r>
            <w:proofErr w:type="spellEnd"/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070292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9E7F9F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36E2E9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4FD0104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País de </w:t>
            </w:r>
            <w:proofErr w:type="spellStart"/>
            <w:r w:rsidRPr="000929F3">
              <w:rPr>
                <w:rFonts w:cstheme="minorHAnsi"/>
              </w:rPr>
              <w:t>facturación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0929F3" w14:paraId="501D69C5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95FBBC6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8B3794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BillingPostalCode</w:t>
            </w:r>
            <w:proofErr w:type="spellEnd"/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83FF37B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86C7DF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52A379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FA460A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Código postal de </w:t>
            </w:r>
            <w:proofErr w:type="spellStart"/>
            <w:r w:rsidRPr="000929F3">
              <w:rPr>
                <w:rFonts w:cstheme="minorHAnsi"/>
              </w:rPr>
              <w:t>facturación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410ECD" w14:paraId="3A06FF5C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136F88C1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8DE13F4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 xml:space="preserve">Total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AB0483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7CE3D6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E160B0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EB111DD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Monto total de la factura.</w:t>
            </w:r>
          </w:p>
        </w:tc>
      </w:tr>
    </w:tbl>
    <w:p w14:paraId="397F4F7A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 </w:t>
      </w:r>
    </w:p>
    <w:p w14:paraId="6418DA1A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28740F08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D41A215" wp14:editId="09F3F9C5">
            <wp:extent cx="5612130" cy="20955"/>
            <wp:effectExtent l="0" t="0" r="0" b="0"/>
            <wp:docPr id="157248943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1AC9" w14:textId="00D5F269" w:rsidR="00F43B00" w:rsidRPr="000929F3" w:rsidRDefault="00F43B00" w:rsidP="003A5FD4">
      <w:pPr>
        <w:spacing w:after="0"/>
        <w:ind w:right="15"/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r w:rsidRPr="000929F3">
        <w:rPr>
          <w:rFonts w:eastAsia="Arial" w:cstheme="minorHAnsi"/>
          <w:b/>
          <w:color w:val="004D5A"/>
        </w:rPr>
        <w:t>dbo</w:t>
      </w:r>
      <w:proofErr w:type="spellEnd"/>
      <w:r w:rsidRPr="000929F3">
        <w:rPr>
          <w:rFonts w:eastAsia="Arial" w:cstheme="minorHAnsi"/>
          <w:b/>
          <w:color w:val="004D5A"/>
        </w:rPr>
        <w:t>.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eastAsia="Arial" w:cstheme="minorHAnsi"/>
          <w:b/>
          <w:color w:val="004D5A"/>
        </w:rPr>
        <w:t>InvoiceLine</w:t>
      </w:r>
      <w:proofErr w:type="spellEnd"/>
      <w:r w:rsidRPr="000929F3">
        <w:rPr>
          <w:rFonts w:eastAsia="Arial" w:cstheme="minorHAnsi"/>
          <w:b/>
          <w:color w:val="004D5A"/>
        </w:rPr>
        <w:t>'</w:t>
      </w:r>
    </w:p>
    <w:p w14:paraId="1D755A87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3A1EA7CA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FC1A19A" wp14:editId="72618322">
            <wp:extent cx="5612130" cy="22860"/>
            <wp:effectExtent l="0" t="0" r="0" b="0"/>
            <wp:docPr id="60656758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B372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detalles de cada línea de factura.</w:t>
      </w:r>
      <w:r w:rsidRPr="000929F3">
        <w:rPr>
          <w:rFonts w:cstheme="minorHAnsi"/>
          <w:noProof/>
          <w:sz w:val="30"/>
          <w:szCs w:val="30"/>
        </w:rPr>
        <w:drawing>
          <wp:inline distT="0" distB="0" distL="0" distR="0" wp14:anchorId="21F0A8AA" wp14:editId="2883383C">
            <wp:extent cx="5612130" cy="22860"/>
            <wp:effectExtent l="0" t="0" r="0" b="0"/>
            <wp:docPr id="213376345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E5B2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Llave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</w:rPr>
        <w:t>InvoiceLineId</w:t>
      </w:r>
      <w:proofErr w:type="spellEnd"/>
      <w:r w:rsidRPr="000929F3">
        <w:rPr>
          <w:rFonts w:cstheme="minorHAnsi"/>
          <w:b/>
          <w:bCs/>
        </w:rPr>
        <w:t>'</w:t>
      </w:r>
    </w:p>
    <w:p w14:paraId="2FB7A9DE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4D110B4C" wp14:editId="21EB309D">
            <wp:extent cx="5612130" cy="22860"/>
            <wp:effectExtent l="0" t="0" r="0" b="0"/>
            <wp:docPr id="145313764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77BD960E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33FC7913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544E5B" w14:paraId="197C33F6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329437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InvoiceLineId</w:t>
            </w:r>
            <w:proofErr w:type="spellEnd"/>
          </w:p>
          <w:p w14:paraId="126CE903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InvoiceId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7733C232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TrackId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17ADFB84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UnitPrice</w:t>
            </w:r>
            <w:proofErr w:type="spellEnd"/>
            <w:r w:rsidRPr="000929F3">
              <w:rPr>
                <w:rFonts w:cstheme="minorHAnsi"/>
                <w:lang w:val="en-US"/>
              </w:rPr>
              <w:t xml:space="preserve"> </w:t>
            </w:r>
          </w:p>
          <w:p w14:paraId="0896BA78" w14:textId="77777777" w:rsidR="00F43B00" w:rsidRPr="00757A8F" w:rsidRDefault="00F43B00" w:rsidP="00C6246C">
            <w:pPr>
              <w:rPr>
                <w:rFonts w:cstheme="minorHAnsi"/>
                <w:lang w:val="en-US"/>
              </w:rPr>
            </w:pPr>
            <w:r w:rsidRPr="00757A8F">
              <w:rPr>
                <w:rFonts w:cstheme="minorHAnsi"/>
                <w:lang w:val="en-US"/>
              </w:rPr>
              <w:t xml:space="preserve">Quantity </w:t>
            </w:r>
          </w:p>
        </w:tc>
      </w:tr>
    </w:tbl>
    <w:p w14:paraId="4CE217D8" w14:textId="77777777" w:rsidR="00F43B00" w:rsidRPr="00F43B00" w:rsidRDefault="00F43B00" w:rsidP="00F43B00">
      <w:pPr>
        <w:spacing w:after="0"/>
        <w:ind w:right="-96"/>
        <w:rPr>
          <w:rFonts w:cstheme="minorHAnsi"/>
          <w:lang w:val="en-US"/>
        </w:rPr>
      </w:pPr>
      <w:r w:rsidRPr="00F43B00">
        <w:rPr>
          <w:rFonts w:cstheme="minorHAnsi"/>
          <w:lang w:val="en-US"/>
        </w:rPr>
        <w:t> </w:t>
      </w:r>
    </w:p>
    <w:p w14:paraId="18B98B25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211BBD78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6B4ADE2" wp14:editId="6C7F8F71">
            <wp:extent cx="5612130" cy="22860"/>
            <wp:effectExtent l="0" t="0" r="0" b="0"/>
            <wp:docPr id="163291280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901"/>
        <w:gridCol w:w="1502"/>
        <w:gridCol w:w="1593"/>
        <w:gridCol w:w="800"/>
        <w:gridCol w:w="1171"/>
        <w:gridCol w:w="2507"/>
      </w:tblGrid>
      <w:tr w:rsidR="00F43B00" w:rsidRPr="000929F3" w14:paraId="76F43937" w14:textId="77777777" w:rsidTr="00C6246C">
        <w:trPr>
          <w:trHeight w:val="484"/>
        </w:trPr>
        <w:tc>
          <w:tcPr>
            <w:tcW w:w="532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04072D2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886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381AE0C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40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0FEA7FA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7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47EDC56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91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71D7CA1F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79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7E720344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65A54991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1243FA61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4E91768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InvoiceLineId</w:t>
            </w:r>
            <w:proofErr w:type="spellEnd"/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D33C527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61F30E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5A2D4B2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2C689E8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 la línea de factura (clave primaria).</w:t>
            </w:r>
          </w:p>
        </w:tc>
      </w:tr>
      <w:tr w:rsidR="00F43B00" w:rsidRPr="00410ECD" w14:paraId="44B6892C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11043A09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  <w:r>
              <w:rPr>
                <w:rFonts w:eastAsiaTheme="minorHAnsi" w:cstheme="minorHAnsi"/>
                <w:lang w:val="es-CR"/>
              </w:rPr>
              <w:t>FK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A33367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InvoiceId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9BE8E1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E5CD32E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A1E5D9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9F9F19B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 la factura asociada.</w:t>
            </w:r>
          </w:p>
        </w:tc>
      </w:tr>
      <w:tr w:rsidR="00F43B00" w:rsidRPr="00410ECD" w14:paraId="2E0DF822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29B929DD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>
              <w:rPr>
                <w:rFonts w:eastAsiaTheme="minorHAnsi" w:cstheme="minorHAnsi"/>
                <w:lang w:val="es-CR"/>
              </w:rPr>
              <w:t>FK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F87C4B3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TrackId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691D07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2F6F2A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6C76B2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B657387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 la pista asociada a la línea de factura.</w:t>
            </w:r>
          </w:p>
        </w:tc>
      </w:tr>
      <w:tr w:rsidR="00F43B00" w:rsidRPr="00410ECD" w14:paraId="15039CF5" w14:textId="77777777" w:rsidTr="00C6246C">
        <w:trPr>
          <w:trHeight w:val="470"/>
        </w:trPr>
        <w:tc>
          <w:tcPr>
            <w:tcW w:w="532" w:type="pct"/>
            <w:tcBorders>
              <w:top w:val="nil"/>
              <w:left w:val="single" w:sz="12" w:space="0" w:color="010101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68F4EE04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75BFC1A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UnitPrice</w:t>
            </w:r>
            <w:proofErr w:type="spellEnd"/>
            <w:r w:rsidRPr="000929F3">
              <w:rPr>
                <w:rFonts w:cstheme="minorHAnsi"/>
              </w:rPr>
              <w:t xml:space="preserve"> </w:t>
            </w:r>
          </w:p>
        </w:tc>
        <w:tc>
          <w:tcPr>
            <w:tcW w:w="940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EE3337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D39EA52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single" w:sz="4" w:space="0" w:color="auto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1DF04F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3CE1B8D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Precio unitario de la pista.</w:t>
            </w:r>
          </w:p>
        </w:tc>
      </w:tr>
      <w:tr w:rsidR="00F43B00" w:rsidRPr="000929F3" w14:paraId="53BE2403" w14:textId="77777777" w:rsidTr="00C6246C">
        <w:trPr>
          <w:trHeight w:val="470"/>
        </w:trPr>
        <w:tc>
          <w:tcPr>
            <w:tcW w:w="532" w:type="pct"/>
            <w:tcBorders>
              <w:top w:val="single" w:sz="4" w:space="0" w:color="auto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6A92757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2570141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 xml:space="preserve">Quantity </w:t>
            </w:r>
          </w:p>
        </w:tc>
        <w:tc>
          <w:tcPr>
            <w:tcW w:w="940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ED813D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72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27E41A1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0A8702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8E2E6D4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proofErr w:type="spellStart"/>
            <w:r w:rsidRPr="000929F3">
              <w:rPr>
                <w:rFonts w:cstheme="minorHAnsi"/>
              </w:rPr>
              <w:t>Cantidad</w:t>
            </w:r>
            <w:proofErr w:type="spellEnd"/>
            <w:r w:rsidRPr="000929F3">
              <w:rPr>
                <w:rFonts w:cstheme="minorHAnsi"/>
              </w:rPr>
              <w:t xml:space="preserve"> de </w:t>
            </w:r>
            <w:proofErr w:type="spellStart"/>
            <w:r w:rsidRPr="000929F3">
              <w:rPr>
                <w:rFonts w:cstheme="minorHAnsi"/>
              </w:rPr>
              <w:t>pistas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</w:tbl>
    <w:p w14:paraId="40786E7E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 </w:t>
      </w:r>
    </w:p>
    <w:p w14:paraId="6733A4B9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43433BF3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74AEC1CE" wp14:editId="6F4E016E">
            <wp:extent cx="5612130" cy="20955"/>
            <wp:effectExtent l="0" t="0" r="0" b="0"/>
            <wp:docPr id="89186869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C4F4" w14:textId="77777777" w:rsidR="00F43B00" w:rsidRPr="000929F3" w:rsidRDefault="00F43B00" w:rsidP="00F43B00">
      <w:pPr>
        <w:spacing w:after="0"/>
        <w:ind w:left="-1416" w:right="15"/>
        <w:rPr>
          <w:rFonts w:cstheme="minorHAnsi"/>
        </w:rPr>
      </w:pPr>
      <w:r w:rsidRPr="000929F3">
        <w:rPr>
          <w:rFonts w:cstheme="minorHAnsi"/>
        </w:rPr>
        <w:t> </w:t>
      </w:r>
    </w:p>
    <w:p w14:paraId="461378CA" w14:textId="77777777" w:rsidR="00F43B00" w:rsidRDefault="00F43B00" w:rsidP="00F43B00">
      <w:pPr>
        <w:rPr>
          <w:rFonts w:eastAsia="Arial" w:cstheme="minorHAnsi"/>
          <w:b/>
          <w:color w:val="004D5A"/>
        </w:rPr>
      </w:pPr>
    </w:p>
    <w:p w14:paraId="5CC559AF" w14:textId="77777777" w:rsidR="003A5FD4" w:rsidRDefault="003A5FD4" w:rsidP="00F43B00">
      <w:pPr>
        <w:rPr>
          <w:rFonts w:eastAsia="Arial" w:cstheme="minorHAnsi"/>
          <w:b/>
          <w:color w:val="004D5A"/>
        </w:rPr>
      </w:pPr>
    </w:p>
    <w:p w14:paraId="38BC7A2B" w14:textId="77777777" w:rsidR="003A5FD4" w:rsidRDefault="003A5FD4" w:rsidP="00F43B00">
      <w:pPr>
        <w:rPr>
          <w:rFonts w:eastAsia="Arial" w:cstheme="minorHAnsi"/>
          <w:b/>
          <w:color w:val="004D5A"/>
        </w:rPr>
      </w:pPr>
    </w:p>
    <w:p w14:paraId="5CBB9E65" w14:textId="77777777" w:rsidR="00C46C24" w:rsidRDefault="00C46C24" w:rsidP="00F43B00">
      <w:pPr>
        <w:rPr>
          <w:rFonts w:eastAsia="Arial" w:cstheme="minorHAnsi"/>
          <w:b/>
          <w:color w:val="004D5A"/>
        </w:rPr>
      </w:pPr>
    </w:p>
    <w:p w14:paraId="547B3388" w14:textId="77777777" w:rsidR="003A5FD4" w:rsidRPr="000929F3" w:rsidRDefault="003A5FD4" w:rsidP="00F43B00">
      <w:pPr>
        <w:rPr>
          <w:rFonts w:eastAsia="Arial" w:cstheme="minorHAnsi"/>
          <w:b/>
          <w:color w:val="004D5A"/>
        </w:rPr>
      </w:pPr>
    </w:p>
    <w:p w14:paraId="740DC767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proofErr w:type="gramStart"/>
      <w:r w:rsidRPr="000929F3">
        <w:rPr>
          <w:rFonts w:eastAsia="Arial" w:cstheme="minorHAnsi"/>
          <w:b/>
          <w:color w:val="004D5A"/>
        </w:rPr>
        <w:t>dbo.MediaType</w:t>
      </w:r>
      <w:proofErr w:type="spellEnd"/>
      <w:proofErr w:type="gramEnd"/>
      <w:r w:rsidRPr="000929F3">
        <w:rPr>
          <w:rFonts w:eastAsia="Arial" w:cstheme="minorHAnsi"/>
          <w:b/>
          <w:color w:val="004D5A"/>
        </w:rPr>
        <w:t>'</w:t>
      </w:r>
    </w:p>
    <w:p w14:paraId="4FA7BB72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70CED628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1E99D412" wp14:editId="0E697ACD">
            <wp:extent cx="5612130" cy="22860"/>
            <wp:effectExtent l="0" t="0" r="0" b="0"/>
            <wp:docPr id="40630706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C341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los tipos de medios (formato de las pistas).</w:t>
      </w:r>
    </w:p>
    <w:p w14:paraId="34215EDE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noProof/>
        </w:rPr>
        <w:drawing>
          <wp:inline distT="0" distB="0" distL="0" distR="0" wp14:anchorId="7F98D027" wp14:editId="24766586">
            <wp:extent cx="5612130" cy="22860"/>
            <wp:effectExtent l="0" t="0" r="0" b="0"/>
            <wp:docPr id="155241805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144B5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Llave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</w:rPr>
        <w:t>MediaTypeId</w:t>
      </w:r>
      <w:proofErr w:type="spellEnd"/>
      <w:r w:rsidRPr="000929F3">
        <w:rPr>
          <w:rFonts w:cstheme="minorHAnsi"/>
          <w:b/>
          <w:bCs/>
        </w:rPr>
        <w:t>'</w:t>
      </w:r>
    </w:p>
    <w:p w14:paraId="05F5E0B3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D219B2C" wp14:editId="3D4ACA7D">
            <wp:extent cx="5612130" cy="22860"/>
            <wp:effectExtent l="0" t="0" r="0" b="0"/>
            <wp:docPr id="166374273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D9C4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</w:rPr>
        <w:t> </w:t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4F7473BF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28E40A86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49A86049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4E24B1" w14:textId="77777777" w:rsidR="00F43B00" w:rsidRDefault="003F0EF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MediaTypeId</w:t>
            </w:r>
            <w:proofErr w:type="spellEnd"/>
          </w:p>
          <w:p w14:paraId="418941A6" w14:textId="4BE275F0" w:rsidR="003F0EF0" w:rsidRPr="003F0EF0" w:rsidRDefault="003F0EF0" w:rsidP="00C6246C">
            <w:pPr>
              <w:rPr>
                <w:rFonts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</w:tr>
    </w:tbl>
    <w:p w14:paraId="5B82A856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</w:p>
    <w:p w14:paraId="3E80C096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6C69100F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7946FFA3" wp14:editId="33CA1570">
            <wp:extent cx="5612130" cy="22860"/>
            <wp:effectExtent l="0" t="0" r="0" b="0"/>
            <wp:docPr id="180038886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38"/>
        <w:gridCol w:w="1819"/>
        <w:gridCol w:w="1530"/>
        <w:gridCol w:w="736"/>
        <w:gridCol w:w="1107"/>
        <w:gridCol w:w="2444"/>
      </w:tblGrid>
      <w:tr w:rsidR="00F43B00" w:rsidRPr="000929F3" w14:paraId="053DD5AC" w14:textId="77777777" w:rsidTr="00C6246C">
        <w:trPr>
          <w:trHeight w:val="484"/>
        </w:trPr>
        <w:tc>
          <w:tcPr>
            <w:tcW w:w="494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1599F9ED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107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F15B0EB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0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E310D94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34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AE290F4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5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0DF9E3C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4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DC6231D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55EE4B81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03ADB90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D05E00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</w:rPr>
              <w:t>MediaTypeId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56F652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D883407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D40C67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90B6A00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del tipo de medio (clave primaria).</w:t>
            </w:r>
          </w:p>
        </w:tc>
      </w:tr>
      <w:tr w:rsidR="00F43B00" w:rsidRPr="00410ECD" w14:paraId="63FBCDCE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31D374F9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83B378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Name</w:t>
            </w: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2CDB29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VARCHAR2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84963C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285E57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5C00E9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Nombre del tipo de medio.</w:t>
            </w:r>
          </w:p>
        </w:tc>
      </w:tr>
    </w:tbl>
    <w:p w14:paraId="4E133EDD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 </w:t>
      </w:r>
    </w:p>
    <w:p w14:paraId="535F74C2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100F1377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AA54207" wp14:editId="60E2E64D">
            <wp:extent cx="5612130" cy="20955"/>
            <wp:effectExtent l="0" t="0" r="0" b="0"/>
            <wp:docPr id="161081353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A7FAB" w14:textId="77777777" w:rsidR="00F43B00" w:rsidRDefault="00F43B00" w:rsidP="00F43B00">
      <w:pPr>
        <w:spacing w:after="0"/>
        <w:ind w:left="-1416" w:right="15"/>
        <w:rPr>
          <w:rFonts w:cstheme="minorHAnsi"/>
        </w:rPr>
      </w:pPr>
      <w:r w:rsidRPr="000929F3">
        <w:rPr>
          <w:rFonts w:cstheme="minorHAnsi"/>
        </w:rPr>
        <w:t> </w:t>
      </w:r>
    </w:p>
    <w:p w14:paraId="50C86BA8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5520DA7C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613FECE1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0924A8B8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0AF3DA30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2AAA37B4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1000BA15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29C47E4B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619C0849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4D72080D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19DE771B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44CE0004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0B1E06A9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7DAF0BFD" w14:textId="77777777" w:rsidR="00C46C24" w:rsidRPr="000929F3" w:rsidRDefault="00C46C24" w:rsidP="00F43B00">
      <w:pPr>
        <w:spacing w:after="0"/>
        <w:ind w:left="-1416" w:right="15"/>
        <w:rPr>
          <w:rFonts w:cstheme="minorHAnsi"/>
        </w:rPr>
      </w:pPr>
    </w:p>
    <w:p w14:paraId="69B088E1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t>Entidad '</w:t>
      </w:r>
      <w:proofErr w:type="spellStart"/>
      <w:r w:rsidRPr="000929F3">
        <w:rPr>
          <w:rFonts w:eastAsia="Arial" w:cstheme="minorHAnsi"/>
          <w:b/>
          <w:color w:val="004D5A"/>
        </w:rPr>
        <w:t>dbo</w:t>
      </w:r>
      <w:proofErr w:type="spellEnd"/>
      <w:r w:rsidRPr="000929F3">
        <w:rPr>
          <w:rFonts w:eastAsia="Arial" w:cstheme="minorHAnsi"/>
          <w:b/>
          <w:color w:val="004D5A"/>
        </w:rPr>
        <w:t>.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eastAsia="Arial" w:cstheme="minorHAnsi"/>
          <w:b/>
          <w:color w:val="004D5A"/>
        </w:rPr>
        <w:t>Playlist</w:t>
      </w:r>
      <w:proofErr w:type="spellEnd"/>
      <w:r w:rsidRPr="000929F3">
        <w:rPr>
          <w:rFonts w:eastAsia="Arial" w:cstheme="minorHAnsi"/>
          <w:b/>
          <w:color w:val="004D5A"/>
        </w:rPr>
        <w:t>'</w:t>
      </w:r>
    </w:p>
    <w:p w14:paraId="347FFDB3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2D348D53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7BA9F70E" wp14:editId="4277C12F">
            <wp:extent cx="5612130" cy="22860"/>
            <wp:effectExtent l="0" t="0" r="0" b="0"/>
            <wp:docPr id="59427927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8610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las listas de reproducción.</w:t>
      </w:r>
    </w:p>
    <w:p w14:paraId="3209F6A5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73AED89" wp14:editId="7AB762DA">
            <wp:extent cx="5612130" cy="22860"/>
            <wp:effectExtent l="0" t="0" r="0" b="0"/>
            <wp:docPr id="919095474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E1D2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Llaves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  <w:lang w:val="es-CR"/>
        </w:rPr>
        <w:t>PlaylistId</w:t>
      </w:r>
      <w:proofErr w:type="spellEnd"/>
      <w:r w:rsidRPr="000929F3">
        <w:rPr>
          <w:rFonts w:cstheme="minorHAnsi"/>
          <w:b/>
          <w:bCs/>
          <w:lang w:val="es-CR"/>
        </w:rPr>
        <w:t>’</w:t>
      </w:r>
    </w:p>
    <w:p w14:paraId="37AF12E0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8584D56" wp14:editId="1E9BDE18">
            <wp:extent cx="5612130" cy="22860"/>
            <wp:effectExtent l="0" t="0" r="0" b="0"/>
            <wp:docPr id="850838260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44D27951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5273F031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46F043E1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84F962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PlaylistId</w:t>
            </w:r>
            <w:proofErr w:type="spellEnd"/>
          </w:p>
          <w:p w14:paraId="5D600016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</w:tr>
    </w:tbl>
    <w:p w14:paraId="0A68DA32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</w:rPr>
        <w:t> </w:t>
      </w:r>
    </w:p>
    <w:p w14:paraId="73876044" w14:textId="77777777" w:rsidR="00F43B00" w:rsidRPr="000929F3" w:rsidRDefault="00F43B00" w:rsidP="00F43B00">
      <w:pPr>
        <w:spacing w:after="3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2B850212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5CA4103D" wp14:editId="1D0FE5FB">
            <wp:extent cx="5612130" cy="22860"/>
            <wp:effectExtent l="0" t="0" r="0" b="0"/>
            <wp:docPr id="1857634201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38"/>
        <w:gridCol w:w="1819"/>
        <w:gridCol w:w="1530"/>
        <w:gridCol w:w="736"/>
        <w:gridCol w:w="1107"/>
        <w:gridCol w:w="2444"/>
      </w:tblGrid>
      <w:tr w:rsidR="00F43B00" w:rsidRPr="000929F3" w14:paraId="050729D2" w14:textId="77777777" w:rsidTr="00C6246C">
        <w:trPr>
          <w:trHeight w:val="484"/>
        </w:trPr>
        <w:tc>
          <w:tcPr>
            <w:tcW w:w="494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8AD3FA3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107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196F148D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0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57431E0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34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65AA313E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5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D3013AE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4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86FD33A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1D721032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7EDC1748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C76159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PlaylistId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9286754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E10D0F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62C75B5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2AC7786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Identificador único de la lista de reproducción (clave primaria).</w:t>
            </w:r>
          </w:p>
        </w:tc>
      </w:tr>
      <w:tr w:rsidR="00F43B00" w:rsidRPr="00410ECD" w14:paraId="73EB504E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3BE410B3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37618842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3B50EAA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Varchar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4005C8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CEBBAC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A687207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Nombre de la lista de reproducción.</w:t>
            </w:r>
          </w:p>
        </w:tc>
      </w:tr>
    </w:tbl>
    <w:p w14:paraId="2574B168" w14:textId="77777777" w:rsidR="00F43B00" w:rsidRPr="000929F3" w:rsidRDefault="00F43B00" w:rsidP="00F43B00">
      <w:pPr>
        <w:spacing w:after="3"/>
        <w:ind w:left="-5" w:hanging="10"/>
        <w:rPr>
          <w:rFonts w:cstheme="minorHAnsi"/>
          <w:b/>
          <w:bCs/>
          <w:lang w:val="es-CR"/>
        </w:rPr>
      </w:pPr>
    </w:p>
    <w:p w14:paraId="08C69A02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460EED2F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5F67E4B" wp14:editId="5C57A7E2">
            <wp:extent cx="5612130" cy="20955"/>
            <wp:effectExtent l="0" t="0" r="0" b="0"/>
            <wp:docPr id="2032596653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DEF3A" w14:textId="77777777" w:rsidR="00F43B00" w:rsidRPr="00757A8F" w:rsidRDefault="00F43B00" w:rsidP="00F43B00">
      <w:pPr>
        <w:spacing w:after="0"/>
        <w:ind w:left="-1416" w:right="15"/>
        <w:rPr>
          <w:rFonts w:cstheme="minorHAnsi"/>
          <w:lang w:val="es-CR"/>
        </w:rPr>
      </w:pPr>
      <w:r w:rsidRPr="00757A8F">
        <w:rPr>
          <w:rFonts w:cstheme="minorHAnsi"/>
          <w:lang w:val="es-CR"/>
        </w:rPr>
        <w:t> </w:t>
      </w:r>
    </w:p>
    <w:p w14:paraId="3CBF6507" w14:textId="77777777" w:rsidR="00F43B00" w:rsidRDefault="00F43B00" w:rsidP="00F43B00">
      <w:pPr>
        <w:rPr>
          <w:rFonts w:cstheme="minorHAnsi"/>
        </w:rPr>
      </w:pPr>
    </w:p>
    <w:p w14:paraId="28B59C7A" w14:textId="77777777" w:rsidR="00C46C24" w:rsidRDefault="00C46C24" w:rsidP="00F43B00">
      <w:pPr>
        <w:rPr>
          <w:rFonts w:cstheme="minorHAnsi"/>
        </w:rPr>
      </w:pPr>
    </w:p>
    <w:p w14:paraId="7E2CE65F" w14:textId="77777777" w:rsidR="00C46C24" w:rsidRDefault="00C46C24" w:rsidP="00F43B00">
      <w:pPr>
        <w:rPr>
          <w:rFonts w:cstheme="minorHAnsi"/>
        </w:rPr>
      </w:pPr>
    </w:p>
    <w:p w14:paraId="500C3FEA" w14:textId="77777777" w:rsidR="00C46C24" w:rsidRDefault="00C46C24" w:rsidP="00F43B00">
      <w:pPr>
        <w:rPr>
          <w:rFonts w:cstheme="minorHAnsi"/>
        </w:rPr>
      </w:pPr>
    </w:p>
    <w:p w14:paraId="7D9CED90" w14:textId="77777777" w:rsidR="00C46C24" w:rsidRDefault="00C46C24" w:rsidP="00F43B00">
      <w:pPr>
        <w:rPr>
          <w:rFonts w:cstheme="minorHAnsi"/>
        </w:rPr>
      </w:pPr>
    </w:p>
    <w:p w14:paraId="6342876B" w14:textId="77777777" w:rsidR="00C46C24" w:rsidRDefault="00C46C24" w:rsidP="00F43B00">
      <w:pPr>
        <w:rPr>
          <w:rFonts w:cstheme="minorHAnsi"/>
        </w:rPr>
      </w:pPr>
    </w:p>
    <w:p w14:paraId="056981A9" w14:textId="77777777" w:rsidR="00C46C24" w:rsidRDefault="00C46C24" w:rsidP="00F43B00">
      <w:pPr>
        <w:rPr>
          <w:rFonts w:cstheme="minorHAnsi"/>
        </w:rPr>
      </w:pPr>
    </w:p>
    <w:p w14:paraId="025FB7E2" w14:textId="77777777" w:rsidR="00C46C24" w:rsidRDefault="00C46C24" w:rsidP="00F43B00">
      <w:pPr>
        <w:rPr>
          <w:rFonts w:cstheme="minorHAnsi"/>
        </w:rPr>
      </w:pPr>
    </w:p>
    <w:p w14:paraId="7437428D" w14:textId="77777777" w:rsidR="00C46C24" w:rsidRDefault="00C46C24" w:rsidP="00F43B00">
      <w:pPr>
        <w:rPr>
          <w:rFonts w:cstheme="minorHAnsi"/>
        </w:rPr>
      </w:pPr>
    </w:p>
    <w:p w14:paraId="4DA057B6" w14:textId="77777777" w:rsidR="00C46C24" w:rsidRPr="000929F3" w:rsidRDefault="00C46C24" w:rsidP="00F43B00">
      <w:pPr>
        <w:rPr>
          <w:rFonts w:cstheme="minorHAnsi"/>
        </w:rPr>
      </w:pPr>
    </w:p>
    <w:p w14:paraId="15939909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r w:rsidRPr="000929F3">
        <w:rPr>
          <w:rFonts w:eastAsia="Arial" w:cstheme="minorHAnsi"/>
          <w:b/>
          <w:color w:val="004D5A"/>
        </w:rPr>
        <w:t>dbo</w:t>
      </w:r>
      <w:proofErr w:type="spellEnd"/>
      <w:r w:rsidRPr="000929F3">
        <w:rPr>
          <w:rFonts w:eastAsia="Arial" w:cstheme="minorHAnsi"/>
          <w:b/>
          <w:color w:val="004D5A"/>
        </w:rPr>
        <w:t>.</w:t>
      </w:r>
      <w:r w:rsidRPr="000929F3">
        <w:rPr>
          <w:rFonts w:cstheme="minorHAnsi"/>
          <w:lang w:val="es-CR"/>
        </w:rPr>
        <w:t xml:space="preserve"> </w:t>
      </w:r>
      <w:proofErr w:type="spellStart"/>
      <w:r w:rsidRPr="000929F3">
        <w:rPr>
          <w:rFonts w:eastAsia="Arial" w:cstheme="minorHAnsi"/>
          <w:b/>
          <w:color w:val="004D5A"/>
        </w:rPr>
        <w:t>PlaylistTrack</w:t>
      </w:r>
      <w:proofErr w:type="spellEnd"/>
      <w:r w:rsidRPr="000929F3">
        <w:rPr>
          <w:rFonts w:eastAsia="Arial" w:cstheme="minorHAnsi"/>
          <w:b/>
          <w:color w:val="004D5A"/>
        </w:rPr>
        <w:t>'</w:t>
      </w:r>
    </w:p>
    <w:p w14:paraId="5A62996D" w14:textId="77777777" w:rsidR="00F43B00" w:rsidRPr="000929F3" w:rsidRDefault="00F43B00" w:rsidP="00F43B00">
      <w:pPr>
        <w:rPr>
          <w:rFonts w:cstheme="minorHAnsi"/>
          <w:lang w:val="es-CR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13A4DC6B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9D0827D" wp14:editId="3F2AB2C7">
            <wp:simplePos x="1082040" y="163068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22860"/>
            <wp:effectExtent l="0" t="0" r="0" b="0"/>
            <wp:wrapSquare wrapText="bothSides"/>
            <wp:docPr id="2143004537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929F3">
        <w:rPr>
          <w:rFonts w:cstheme="minorHAnsi"/>
          <w:lang w:val="es-CR"/>
        </w:rPr>
        <w:br w:type="textWrapping" w:clear="all"/>
      </w:r>
      <w:r w:rsidRPr="000929F3">
        <w:rPr>
          <w:rFonts w:cstheme="minorHAnsi"/>
          <w:sz w:val="30"/>
          <w:szCs w:val="30"/>
          <w:lang w:val="es-CR"/>
        </w:rPr>
        <w:t>Almacena las relaciones entre las listas de reproducción y las pistas.</w:t>
      </w:r>
    </w:p>
    <w:p w14:paraId="36A8A4FA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4194D10" wp14:editId="39AE57AC">
            <wp:extent cx="5612130" cy="22860"/>
            <wp:effectExtent l="0" t="0" r="0" b="0"/>
            <wp:docPr id="179351397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D5D2" w14:textId="77777777" w:rsidR="00F43B00" w:rsidRPr="000929F3" w:rsidRDefault="00F43B00" w:rsidP="00F43B00">
      <w:pPr>
        <w:spacing w:after="3"/>
        <w:ind w:left="-5" w:hanging="10"/>
        <w:rPr>
          <w:rFonts w:cstheme="minorHAnsi"/>
          <w:lang w:val="es-CR"/>
        </w:rPr>
      </w:pPr>
      <w:r w:rsidRPr="000929F3">
        <w:rPr>
          <w:rFonts w:cstheme="minorHAnsi"/>
          <w:b/>
          <w:bCs/>
          <w:lang w:val="es-CR"/>
        </w:rPr>
        <w:t>Llaves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  <w:lang w:val="es-CR"/>
        </w:rPr>
        <w:t>PlaylistId</w:t>
      </w:r>
      <w:proofErr w:type="spellEnd"/>
      <w:r w:rsidRPr="000929F3">
        <w:rPr>
          <w:rFonts w:cstheme="minorHAnsi"/>
          <w:b/>
          <w:bCs/>
          <w:lang w:val="es-CR"/>
        </w:rPr>
        <w:t>’</w:t>
      </w:r>
    </w:p>
    <w:p w14:paraId="3990D2AC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70663ACC" wp14:editId="1CEA91BB">
            <wp:extent cx="5612130" cy="22860"/>
            <wp:effectExtent l="0" t="0" r="0" b="0"/>
            <wp:docPr id="200537350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011BB2C2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03EEF438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1D7819AC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5689D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PlaylistId</w:t>
            </w:r>
            <w:proofErr w:type="spellEnd"/>
          </w:p>
          <w:p w14:paraId="4AAB01FD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TrackId</w:t>
            </w:r>
            <w:proofErr w:type="spellEnd"/>
          </w:p>
        </w:tc>
      </w:tr>
    </w:tbl>
    <w:p w14:paraId="237D93AF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</w:rPr>
        <w:t> </w:t>
      </w:r>
    </w:p>
    <w:p w14:paraId="23975CE5" w14:textId="77777777" w:rsidR="00F43B00" w:rsidRPr="000929F3" w:rsidRDefault="00F43B00" w:rsidP="00F43B00">
      <w:pPr>
        <w:spacing w:after="3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00D37923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DE582E1" wp14:editId="18DAEAAD">
            <wp:extent cx="5612130" cy="22860"/>
            <wp:effectExtent l="0" t="0" r="0" b="0"/>
            <wp:docPr id="1276889993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38"/>
        <w:gridCol w:w="1819"/>
        <w:gridCol w:w="1530"/>
        <w:gridCol w:w="736"/>
        <w:gridCol w:w="1107"/>
        <w:gridCol w:w="2444"/>
      </w:tblGrid>
      <w:tr w:rsidR="00F43B00" w:rsidRPr="000929F3" w14:paraId="7B993C32" w14:textId="77777777" w:rsidTr="00C6246C">
        <w:trPr>
          <w:trHeight w:val="484"/>
        </w:trPr>
        <w:tc>
          <w:tcPr>
            <w:tcW w:w="494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BDAF32E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107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9AFFFC9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0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FF47951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34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0DEF437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5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44BA903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4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259FB96C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500881CB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40A753CF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proofErr w:type="gramStart"/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  <w:r>
              <w:rPr>
                <w:rFonts w:eastAsiaTheme="minorHAnsi" w:cstheme="minorHAnsi"/>
                <w:sz w:val="20"/>
                <w:szCs w:val="20"/>
              </w:rPr>
              <w:t>,FK</w:t>
            </w:r>
            <w:proofErr w:type="gramEnd"/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E46F99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PlaylistId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3E254C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CDB02E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90A2823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5B29B9C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 la lista de reproducción (parte de la clave primaria).</w:t>
            </w:r>
          </w:p>
        </w:tc>
      </w:tr>
      <w:tr w:rsidR="00F43B00" w:rsidRPr="00410ECD" w14:paraId="2388DDAF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71682594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  <w:proofErr w:type="gramStart"/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  <w:r>
              <w:rPr>
                <w:rFonts w:eastAsiaTheme="minorHAnsi" w:cstheme="minorHAnsi"/>
                <w:sz w:val="20"/>
                <w:szCs w:val="20"/>
              </w:rPr>
              <w:t>,FK</w:t>
            </w:r>
            <w:proofErr w:type="gramEnd"/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376A0FE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TrackId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90AFE6D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Varchar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5CF6061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FB15FB4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2B1369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 la pista (parte de la clave primaria).</w:t>
            </w:r>
          </w:p>
        </w:tc>
      </w:tr>
    </w:tbl>
    <w:p w14:paraId="54AD4256" w14:textId="77777777" w:rsidR="00F43B00" w:rsidRPr="000929F3" w:rsidRDefault="00F43B00" w:rsidP="00F43B00">
      <w:pPr>
        <w:spacing w:after="3"/>
        <w:ind w:left="-5" w:hanging="10"/>
        <w:rPr>
          <w:rFonts w:cstheme="minorHAnsi"/>
          <w:b/>
          <w:bCs/>
          <w:lang w:val="es-CR"/>
        </w:rPr>
      </w:pPr>
    </w:p>
    <w:p w14:paraId="15D6CD30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Referencial.</w:t>
      </w:r>
    </w:p>
    <w:p w14:paraId="6C8A6C26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2169A8EB" wp14:editId="6D821071">
            <wp:extent cx="5612130" cy="20955"/>
            <wp:effectExtent l="0" t="0" r="0" b="0"/>
            <wp:docPr id="1058697912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D31C" w14:textId="77777777" w:rsidR="00F43B00" w:rsidRDefault="00F43B00" w:rsidP="00F43B00">
      <w:pPr>
        <w:spacing w:after="0"/>
        <w:ind w:left="-1416" w:right="15"/>
        <w:rPr>
          <w:rFonts w:cstheme="minorHAnsi"/>
        </w:rPr>
      </w:pPr>
      <w:r w:rsidRPr="000929F3">
        <w:rPr>
          <w:rFonts w:cstheme="minorHAnsi"/>
        </w:rPr>
        <w:t> </w:t>
      </w:r>
    </w:p>
    <w:p w14:paraId="28D4824F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0A2DCE6D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45496A36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3E85943E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5E0D3929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67D4E6F7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31664D51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68130C58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0EB8A5FE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007105C6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45A1B321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30789E6D" w14:textId="77777777" w:rsidR="00C46C24" w:rsidRDefault="00C46C24" w:rsidP="00F43B00">
      <w:pPr>
        <w:spacing w:after="0"/>
        <w:ind w:left="-1416" w:right="15"/>
        <w:rPr>
          <w:rFonts w:cstheme="minorHAnsi"/>
        </w:rPr>
      </w:pPr>
    </w:p>
    <w:p w14:paraId="46598361" w14:textId="77777777" w:rsidR="00C46C24" w:rsidRPr="000929F3" w:rsidRDefault="00C46C24" w:rsidP="00F43B00">
      <w:pPr>
        <w:spacing w:after="0"/>
        <w:ind w:left="-1416" w:right="15"/>
        <w:rPr>
          <w:rFonts w:cstheme="minorHAnsi"/>
        </w:rPr>
      </w:pPr>
    </w:p>
    <w:p w14:paraId="31A6A2D4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eastAsia="Arial" w:cstheme="minorHAnsi"/>
          <w:b/>
          <w:color w:val="004D5A"/>
        </w:rPr>
        <w:lastRenderedPageBreak/>
        <w:t>Entidad '</w:t>
      </w:r>
      <w:proofErr w:type="spellStart"/>
      <w:proofErr w:type="gramStart"/>
      <w:r w:rsidRPr="000929F3">
        <w:rPr>
          <w:rFonts w:eastAsia="Arial" w:cstheme="minorHAnsi"/>
          <w:b/>
          <w:color w:val="004D5A"/>
        </w:rPr>
        <w:t>dbo.Track</w:t>
      </w:r>
      <w:proofErr w:type="spellEnd"/>
      <w:proofErr w:type="gramEnd"/>
    </w:p>
    <w:p w14:paraId="60C167B2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b/>
          <w:bCs/>
          <w:color w:val="004D5A"/>
        </w:rPr>
        <w:t>Descripción</w:t>
      </w:r>
    </w:p>
    <w:p w14:paraId="76B3F8D8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31BDAD6C" wp14:editId="54B2D123">
            <wp:extent cx="5612130" cy="22860"/>
            <wp:effectExtent l="0" t="0" r="0" b="0"/>
            <wp:docPr id="1304016423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66DC" w14:textId="77777777" w:rsidR="00F43B00" w:rsidRPr="000929F3" w:rsidRDefault="00F43B00" w:rsidP="00F43B00">
      <w:pPr>
        <w:rPr>
          <w:rFonts w:cstheme="minorHAnsi"/>
          <w:sz w:val="30"/>
          <w:szCs w:val="30"/>
          <w:lang w:val="es-CR"/>
        </w:rPr>
      </w:pPr>
      <w:r w:rsidRPr="000929F3">
        <w:rPr>
          <w:rFonts w:cstheme="minorHAnsi"/>
          <w:sz w:val="30"/>
          <w:szCs w:val="30"/>
          <w:lang w:val="es-CR"/>
        </w:rPr>
        <w:t>Almacena información sobre las pistas musicales.</w:t>
      </w:r>
    </w:p>
    <w:p w14:paraId="4D9CF172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6B0E21CD" wp14:editId="18339981">
            <wp:extent cx="5612130" cy="22860"/>
            <wp:effectExtent l="0" t="0" r="0" b="0"/>
            <wp:docPr id="1056484146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6F12" w14:textId="77777777" w:rsidR="00F43B00" w:rsidRPr="000929F3" w:rsidRDefault="00F43B00" w:rsidP="00F43B00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  <w:lang w:val="es-CR"/>
        </w:rPr>
        <w:t>Llaves Primaria 'PK_</w:t>
      </w:r>
      <w:r w:rsidRPr="000929F3">
        <w:rPr>
          <w:rFonts w:cstheme="minorHAnsi"/>
        </w:rPr>
        <w:t xml:space="preserve"> </w:t>
      </w:r>
      <w:proofErr w:type="spellStart"/>
      <w:r w:rsidRPr="000929F3">
        <w:rPr>
          <w:rFonts w:cstheme="minorHAnsi"/>
          <w:b/>
          <w:bCs/>
          <w:lang w:val="es-CR"/>
        </w:rPr>
        <w:t>TrackId</w:t>
      </w:r>
      <w:proofErr w:type="spellEnd"/>
      <w:r w:rsidRPr="000929F3">
        <w:rPr>
          <w:rFonts w:cstheme="minorHAnsi"/>
          <w:b/>
          <w:bCs/>
          <w:lang w:val="es-CR"/>
        </w:rPr>
        <w:t>'</w:t>
      </w:r>
    </w:p>
    <w:p w14:paraId="019CB20D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0E94B039" wp14:editId="793943AF">
            <wp:extent cx="5612130" cy="22860"/>
            <wp:effectExtent l="0" t="0" r="0" b="0"/>
            <wp:docPr id="1903517204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5Dark-Accent4"/>
        <w:tblW w:w="37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4D5A"/>
        <w:tblLook w:val="0420" w:firstRow="1" w:lastRow="0" w:firstColumn="0" w:lastColumn="0" w:noHBand="0" w:noVBand="1"/>
      </w:tblPr>
      <w:tblGrid>
        <w:gridCol w:w="3710"/>
      </w:tblGrid>
      <w:tr w:rsidR="00F43B00" w:rsidRPr="000929F3" w14:paraId="5CE14D2F" w14:textId="77777777" w:rsidTr="00C62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4D5A"/>
            <w:hideMark/>
          </w:tcPr>
          <w:p w14:paraId="73674C26" w14:textId="77777777" w:rsidR="00F43B00" w:rsidRPr="000929F3" w:rsidRDefault="00F43B00" w:rsidP="00C6246C">
            <w:pPr>
              <w:rPr>
                <w:rFonts w:cstheme="minorHAnsi"/>
              </w:rPr>
            </w:pPr>
            <w:r w:rsidRPr="000929F3">
              <w:rPr>
                <w:rFonts w:eastAsia="Arial" w:cstheme="minorHAnsi"/>
                <w:sz w:val="20"/>
              </w:rPr>
              <w:t>Atributo</w:t>
            </w:r>
          </w:p>
        </w:tc>
      </w:tr>
      <w:tr w:rsidR="00F43B00" w:rsidRPr="000929F3" w14:paraId="744C5DCD" w14:textId="77777777" w:rsidTr="00C62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AE15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TrackId</w:t>
            </w:r>
            <w:proofErr w:type="spellEnd"/>
          </w:p>
          <w:p w14:paraId="1B8465BC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Name</w:t>
            </w:r>
          </w:p>
          <w:p w14:paraId="413F9292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AlbumId</w:t>
            </w:r>
            <w:proofErr w:type="spellEnd"/>
          </w:p>
          <w:p w14:paraId="3EE6CA80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MediaTypeId</w:t>
            </w:r>
            <w:proofErr w:type="spellEnd"/>
          </w:p>
          <w:p w14:paraId="36F353B6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proofErr w:type="spellStart"/>
            <w:r w:rsidRPr="000929F3">
              <w:rPr>
                <w:rFonts w:cstheme="minorHAnsi"/>
                <w:lang w:val="en-US"/>
              </w:rPr>
              <w:t>GenreId</w:t>
            </w:r>
            <w:proofErr w:type="spellEnd"/>
          </w:p>
          <w:p w14:paraId="2FDF4456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Composer</w:t>
            </w:r>
          </w:p>
          <w:p w14:paraId="234D5B34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Millisecond</w:t>
            </w:r>
          </w:p>
          <w:p w14:paraId="69B0AA10" w14:textId="77777777" w:rsidR="00F43B00" w:rsidRPr="000929F3" w:rsidRDefault="00F43B00" w:rsidP="00C6246C">
            <w:pPr>
              <w:rPr>
                <w:rFonts w:cstheme="minorHAnsi"/>
                <w:lang w:val="en-US"/>
              </w:rPr>
            </w:pPr>
            <w:r w:rsidRPr="000929F3">
              <w:rPr>
                <w:rFonts w:cstheme="minorHAnsi"/>
                <w:lang w:val="en-US"/>
              </w:rPr>
              <w:t>Bytes</w:t>
            </w:r>
          </w:p>
          <w:p w14:paraId="39790F4A" w14:textId="77777777" w:rsidR="00F43B00" w:rsidRPr="000929F3" w:rsidRDefault="00F43B00" w:rsidP="00C6246C">
            <w:pPr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UnitPrice</w:t>
            </w:r>
            <w:proofErr w:type="spellEnd"/>
          </w:p>
        </w:tc>
      </w:tr>
    </w:tbl>
    <w:p w14:paraId="30B76C19" w14:textId="77777777" w:rsidR="00F43B00" w:rsidRPr="000929F3" w:rsidRDefault="00F43B00" w:rsidP="00F43B00">
      <w:pPr>
        <w:spacing w:after="0"/>
        <w:ind w:left="-48" w:right="-96"/>
        <w:rPr>
          <w:rFonts w:cstheme="minorHAnsi"/>
        </w:rPr>
      </w:pPr>
      <w:r w:rsidRPr="000929F3">
        <w:rPr>
          <w:rFonts w:cstheme="minorHAnsi"/>
        </w:rPr>
        <w:t> </w:t>
      </w:r>
    </w:p>
    <w:p w14:paraId="07BAC0D8" w14:textId="77777777" w:rsidR="00F43B00" w:rsidRPr="000929F3" w:rsidRDefault="00F43B00" w:rsidP="00F43B00">
      <w:pPr>
        <w:spacing w:after="3"/>
        <w:rPr>
          <w:rFonts w:cstheme="minorHAnsi"/>
        </w:rPr>
      </w:pPr>
      <w:r w:rsidRPr="000929F3">
        <w:rPr>
          <w:rFonts w:cstheme="minorHAnsi"/>
          <w:b/>
          <w:bCs/>
        </w:rPr>
        <w:t>Atributos</w:t>
      </w:r>
    </w:p>
    <w:p w14:paraId="2284D611" w14:textId="77777777" w:rsidR="00F43B00" w:rsidRPr="000929F3" w:rsidRDefault="00F43B00" w:rsidP="00F43B00">
      <w:pPr>
        <w:rPr>
          <w:rFonts w:cstheme="minorHAnsi"/>
        </w:rPr>
      </w:pPr>
      <w:r w:rsidRPr="000929F3">
        <w:rPr>
          <w:rFonts w:cstheme="minorHAnsi"/>
          <w:noProof/>
        </w:rPr>
        <w:drawing>
          <wp:inline distT="0" distB="0" distL="0" distR="0" wp14:anchorId="24E68DA2" wp14:editId="3BD43979">
            <wp:extent cx="5612130" cy="22860"/>
            <wp:effectExtent l="0" t="0" r="0" b="0"/>
            <wp:docPr id="562705600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0"/>
        <w:tblW w:w="5000" w:type="pct"/>
        <w:tblInd w:w="0" w:type="dxa"/>
        <w:tblLook w:val="04A0" w:firstRow="1" w:lastRow="0" w:firstColumn="1" w:lastColumn="0" w:noHBand="0" w:noVBand="1"/>
      </w:tblPr>
      <w:tblGrid>
        <w:gridCol w:w="838"/>
        <w:gridCol w:w="1819"/>
        <w:gridCol w:w="1530"/>
        <w:gridCol w:w="736"/>
        <w:gridCol w:w="1107"/>
        <w:gridCol w:w="2444"/>
      </w:tblGrid>
      <w:tr w:rsidR="00F43B00" w:rsidRPr="000929F3" w14:paraId="06FD3B08" w14:textId="77777777" w:rsidTr="00C6246C">
        <w:trPr>
          <w:trHeight w:val="484"/>
        </w:trPr>
        <w:tc>
          <w:tcPr>
            <w:tcW w:w="494" w:type="pct"/>
            <w:tcBorders>
              <w:top w:val="single" w:sz="12" w:space="0" w:color="010101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D151B79" w14:textId="77777777" w:rsidR="00F43B00" w:rsidRPr="000929F3" w:rsidRDefault="00F43B00" w:rsidP="00C6246C">
            <w:pPr>
              <w:jc w:val="center"/>
              <w:rPr>
                <w:rFonts w:cstheme="minorHAnsi"/>
              </w:rPr>
            </w:pPr>
            <w:r w:rsidRPr="000929F3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Llave</w:t>
            </w:r>
          </w:p>
        </w:tc>
        <w:tc>
          <w:tcPr>
            <w:tcW w:w="107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DCBCDDF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90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EA5A07A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434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130A5891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653" w:type="pct"/>
            <w:tcBorders>
              <w:top w:val="single" w:sz="12" w:space="0" w:color="010101"/>
              <w:left w:val="nil"/>
              <w:bottom w:val="single" w:sz="8" w:space="0" w:color="010101"/>
              <w:right w:val="single" w:sz="8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0EF469E7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por</w:t>
            </w:r>
            <w:proofErr w:type="spellEnd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defecto</w:t>
            </w:r>
            <w:proofErr w:type="spellEnd"/>
          </w:p>
        </w:tc>
        <w:tc>
          <w:tcPr>
            <w:tcW w:w="1442" w:type="pct"/>
            <w:tcBorders>
              <w:top w:val="single" w:sz="12" w:space="0" w:color="010101"/>
              <w:left w:val="nil"/>
              <w:bottom w:val="single" w:sz="8" w:space="0" w:color="010101"/>
              <w:right w:val="single" w:sz="12" w:space="0" w:color="010101"/>
            </w:tcBorders>
            <w:shd w:val="clear" w:color="auto" w:fill="004D5A"/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518F715F" w14:textId="77777777" w:rsidR="00F43B00" w:rsidRPr="000929F3" w:rsidRDefault="00F43B00" w:rsidP="00C6246C">
            <w:pPr>
              <w:jc w:val="center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eastAsiaTheme="minorHAnsi" w:cstheme="minorHAnsi"/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F43B00" w:rsidRPr="00410ECD" w14:paraId="48F64D90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  <w:hideMark/>
          </w:tcPr>
          <w:p w14:paraId="3BCE5C80" w14:textId="77777777" w:rsidR="00F43B00" w:rsidRPr="000929F3" w:rsidRDefault="00F43B00" w:rsidP="00C6246C">
            <w:pPr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  <w:sz w:val="20"/>
                <w:szCs w:val="20"/>
              </w:rPr>
              <w:t>PK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76BF75FC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TrackId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A1E3C6F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eastAsiaTheme="minorHAnsi"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50139C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B125DC2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0AA3CCD9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único de la pista (clave primaria).</w:t>
            </w:r>
          </w:p>
        </w:tc>
      </w:tr>
      <w:tr w:rsidR="00F43B00" w:rsidRPr="000929F3" w14:paraId="4526ADCF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C0A7803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8AAD7BE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Name</w:t>
            </w: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D2366E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22F34F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810809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C20E60F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Nombre de la </w:t>
            </w:r>
            <w:proofErr w:type="spellStart"/>
            <w:r w:rsidRPr="000929F3">
              <w:rPr>
                <w:rFonts w:cstheme="minorHAnsi"/>
              </w:rPr>
              <w:t>pista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410ECD" w14:paraId="787AAFD4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7E6A873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FK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6D9443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AlbumId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81A659E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7B9395C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7DA6BE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169F221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álbum al que pertenece la pista.</w:t>
            </w:r>
          </w:p>
        </w:tc>
      </w:tr>
      <w:tr w:rsidR="00F43B00" w:rsidRPr="00410ECD" w14:paraId="1403FFC4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5B86209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  <w:r>
              <w:rPr>
                <w:rFonts w:cstheme="minorHAnsi"/>
                <w:sz w:val="20"/>
                <w:szCs w:val="20"/>
                <w:lang w:val="es-CR"/>
              </w:rPr>
              <w:t>FK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D95BD3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MediaTypeId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4891843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A74930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539B22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174AC55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tipo de medio de la pista.</w:t>
            </w:r>
          </w:p>
        </w:tc>
      </w:tr>
      <w:tr w:rsidR="00F43B00" w:rsidRPr="00410ECD" w14:paraId="658EA46B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877AF3B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  <w:r>
              <w:rPr>
                <w:rFonts w:cstheme="minorHAnsi"/>
                <w:sz w:val="20"/>
                <w:szCs w:val="20"/>
                <w:lang w:val="es-CR"/>
              </w:rPr>
              <w:t>FK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28A7102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proofErr w:type="spellStart"/>
            <w:r w:rsidRPr="000929F3">
              <w:rPr>
                <w:rFonts w:cstheme="minorHAnsi"/>
              </w:rPr>
              <w:t>GenreId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41E15E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13AC691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6E04A05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5847524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Identificador del género de la pista.</w:t>
            </w:r>
          </w:p>
        </w:tc>
      </w:tr>
      <w:tr w:rsidR="00F43B00" w:rsidRPr="000929F3" w14:paraId="38E969C7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C467B82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6FCED8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Composer</w:t>
            </w: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03098C6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VARCHAR2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361CA21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9944AE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190A3D96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</w:rPr>
              <w:t xml:space="preserve">Compositor de la </w:t>
            </w:r>
            <w:proofErr w:type="spellStart"/>
            <w:r w:rsidRPr="000929F3">
              <w:rPr>
                <w:rFonts w:cstheme="minorHAnsi"/>
              </w:rPr>
              <w:t>pista</w:t>
            </w:r>
            <w:proofErr w:type="spellEnd"/>
            <w:r w:rsidRPr="000929F3">
              <w:rPr>
                <w:rFonts w:cstheme="minorHAnsi"/>
              </w:rPr>
              <w:t>.</w:t>
            </w:r>
          </w:p>
        </w:tc>
      </w:tr>
      <w:tr w:rsidR="00F43B00" w:rsidRPr="00410ECD" w14:paraId="53496373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6D8BB94D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2450C02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Millisecond</w:t>
            </w: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8E85157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38540C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7A13321D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D766D3C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Duración de la pista en milisegundos.</w:t>
            </w:r>
          </w:p>
        </w:tc>
      </w:tr>
      <w:tr w:rsidR="00F43B00" w:rsidRPr="00410ECD" w14:paraId="2A71D550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17905A6" w14:textId="77777777" w:rsidR="00F43B00" w:rsidRPr="000929F3" w:rsidRDefault="00F43B00" w:rsidP="00C6246C">
            <w:pPr>
              <w:rPr>
                <w:rFonts w:cstheme="minorHAnsi"/>
                <w:sz w:val="20"/>
                <w:szCs w:val="20"/>
                <w:lang w:val="es-CR"/>
              </w:rPr>
            </w:pP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5ADA8719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Bytes</w:t>
            </w:r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0C7DA31A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4AE6C7D4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  <w:r w:rsidRPr="000929F3">
              <w:rPr>
                <w:rFonts w:cstheme="minorHAnsi"/>
              </w:rPr>
              <w:t>X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28CF060" w14:textId="77777777" w:rsidR="00F43B00" w:rsidRPr="000929F3" w:rsidRDefault="00F43B00" w:rsidP="00C6246C">
            <w:pPr>
              <w:ind w:left="10"/>
              <w:rPr>
                <w:rFonts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43EE5CFB" w14:textId="77777777" w:rsidR="00F43B00" w:rsidRPr="000929F3" w:rsidRDefault="00F43B00" w:rsidP="00C6246C">
            <w:pPr>
              <w:rPr>
                <w:rFonts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Tamaño de la pista en bytes.</w:t>
            </w:r>
          </w:p>
        </w:tc>
      </w:tr>
      <w:tr w:rsidR="00F43B00" w:rsidRPr="00410ECD" w14:paraId="5863B8B5" w14:textId="77777777" w:rsidTr="00C6246C">
        <w:trPr>
          <w:trHeight w:val="470"/>
        </w:trPr>
        <w:tc>
          <w:tcPr>
            <w:tcW w:w="494" w:type="pct"/>
            <w:tcBorders>
              <w:top w:val="nil"/>
              <w:left w:val="single" w:sz="12" w:space="0" w:color="010101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hideMark/>
          </w:tcPr>
          <w:p w14:paraId="6C112684" w14:textId="77777777" w:rsidR="00F43B00" w:rsidRPr="000929F3" w:rsidRDefault="00F43B00" w:rsidP="00C6246C">
            <w:pPr>
              <w:rPr>
                <w:rFonts w:eastAsiaTheme="minorHAnsi" w:cstheme="minorHAnsi"/>
                <w:lang w:val="es-CR"/>
              </w:rPr>
            </w:pPr>
            <w:r w:rsidRPr="000929F3">
              <w:rPr>
                <w:rFonts w:eastAsiaTheme="minorHAnsi" w:cstheme="minorHAnsi"/>
                <w:lang w:val="es-CR"/>
              </w:rPr>
              <w:t> 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</w:tcPr>
          <w:p w14:paraId="68FF8897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proofErr w:type="spellStart"/>
            <w:r w:rsidRPr="000929F3">
              <w:rPr>
                <w:rFonts w:cstheme="minorHAnsi"/>
              </w:rPr>
              <w:t>UnitPrice</w:t>
            </w:r>
            <w:proofErr w:type="spellEnd"/>
          </w:p>
        </w:tc>
        <w:tc>
          <w:tcPr>
            <w:tcW w:w="90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2E2805C3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  <w:r w:rsidRPr="000929F3">
              <w:rPr>
                <w:rFonts w:cstheme="minorHAnsi"/>
              </w:rPr>
              <w:t>NUMBER</w:t>
            </w:r>
          </w:p>
        </w:tc>
        <w:tc>
          <w:tcPr>
            <w:tcW w:w="434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5071DBD0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010101"/>
              <w:right w:val="single" w:sz="8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3B0A8976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</w:rPr>
            </w:pPr>
          </w:p>
        </w:tc>
        <w:tc>
          <w:tcPr>
            <w:tcW w:w="1442" w:type="pct"/>
            <w:tcBorders>
              <w:top w:val="nil"/>
              <w:left w:val="nil"/>
              <w:bottom w:val="single" w:sz="8" w:space="0" w:color="010101"/>
              <w:right w:val="single" w:sz="12" w:space="0" w:color="010101"/>
            </w:tcBorders>
            <w:tcMar>
              <w:top w:w="6" w:type="dxa"/>
              <w:left w:w="100" w:type="dxa"/>
              <w:bottom w:w="0" w:type="dxa"/>
              <w:right w:w="110" w:type="dxa"/>
            </w:tcMar>
            <w:vAlign w:val="center"/>
          </w:tcPr>
          <w:p w14:paraId="1E4857F9" w14:textId="77777777" w:rsidR="00F43B00" w:rsidRPr="000929F3" w:rsidRDefault="00F43B00" w:rsidP="00C6246C">
            <w:pPr>
              <w:ind w:left="10"/>
              <w:rPr>
                <w:rFonts w:eastAsiaTheme="minorHAnsi" w:cstheme="minorHAnsi"/>
                <w:lang w:val="es-CR"/>
              </w:rPr>
            </w:pPr>
            <w:r w:rsidRPr="000929F3">
              <w:rPr>
                <w:rFonts w:cstheme="minorHAnsi"/>
                <w:lang w:val="es-CR"/>
              </w:rPr>
              <w:t>Precio unitario de la pista.</w:t>
            </w:r>
          </w:p>
        </w:tc>
      </w:tr>
    </w:tbl>
    <w:p w14:paraId="04B1DC03" w14:textId="77777777" w:rsidR="00F43B00" w:rsidRPr="000929F3" w:rsidRDefault="00F43B00" w:rsidP="00F43B00">
      <w:pPr>
        <w:spacing w:after="3"/>
        <w:ind w:left="-5" w:hanging="10"/>
        <w:rPr>
          <w:rFonts w:cstheme="minorHAnsi"/>
          <w:b/>
          <w:bCs/>
          <w:lang w:val="es-CR"/>
        </w:rPr>
      </w:pPr>
    </w:p>
    <w:p w14:paraId="44F25C4A" w14:textId="434C4426" w:rsidR="008075E8" w:rsidRPr="00C46C24" w:rsidRDefault="00F43B00" w:rsidP="00C46C24">
      <w:pPr>
        <w:spacing w:after="3"/>
        <w:ind w:left="-5" w:hanging="10"/>
        <w:rPr>
          <w:rFonts w:cstheme="minorHAnsi"/>
        </w:rPr>
      </w:pPr>
      <w:r w:rsidRPr="000929F3">
        <w:rPr>
          <w:rFonts w:cstheme="minorHAnsi"/>
          <w:b/>
          <w:bCs/>
        </w:rPr>
        <w:t>Integridad Referencial</w:t>
      </w:r>
      <w:r w:rsidR="00C46C24">
        <w:rPr>
          <w:rFonts w:cstheme="minorHAnsi"/>
          <w:b/>
          <w:bCs/>
        </w:rPr>
        <w:t>.</w:t>
      </w:r>
    </w:p>
    <w:p w14:paraId="5AF0865D" w14:textId="386476F3" w:rsidR="00B9174E" w:rsidRDefault="00B83EE0" w:rsidP="00B83EE0">
      <w:pPr>
        <w:pStyle w:val="Heading1"/>
        <w:jc w:val="center"/>
      </w:pPr>
      <w:bookmarkStart w:id="13" w:name="_Toc12145473"/>
      <w:r>
        <w:lastRenderedPageBreak/>
        <w:t>Modelo Físico de la Base de Datos</w:t>
      </w:r>
      <w:bookmarkEnd w:id="13"/>
    </w:p>
    <w:p w14:paraId="5AB25AD1" w14:textId="08424452" w:rsidR="00317C1C" w:rsidRDefault="00317C1C" w:rsidP="00317C1C">
      <w:r>
        <w:rPr>
          <w:noProof/>
        </w:rPr>
        <w:drawing>
          <wp:anchor distT="0" distB="0" distL="114300" distR="114300" simplePos="0" relativeHeight="251658241" behindDoc="0" locked="0" layoutInCell="1" allowOverlap="1" wp14:anchorId="32770FE6" wp14:editId="1CAFF463">
            <wp:simplePos x="0" y="0"/>
            <wp:positionH relativeFrom="margin">
              <wp:align>center</wp:align>
            </wp:positionH>
            <wp:positionV relativeFrom="paragraph">
              <wp:posOffset>432603</wp:posOffset>
            </wp:positionV>
            <wp:extent cx="6076435" cy="4120587"/>
            <wp:effectExtent l="0" t="0" r="635" b="0"/>
            <wp:wrapSquare wrapText="bothSides"/>
            <wp:docPr id="6979696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435" cy="412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329E52" w14:textId="708BE7E2" w:rsidR="00874748" w:rsidRPr="00544E5B" w:rsidRDefault="00874748" w:rsidP="28671B4B"/>
    <w:sectPr w:rsidR="00874748" w:rsidRPr="00544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0CADE" w14:textId="77777777" w:rsidR="00AC4068" w:rsidRDefault="00AC4068" w:rsidP="001B2354">
      <w:pPr>
        <w:spacing w:after="0" w:line="240" w:lineRule="auto"/>
      </w:pPr>
      <w:r>
        <w:separator/>
      </w:r>
    </w:p>
  </w:endnote>
  <w:endnote w:type="continuationSeparator" w:id="0">
    <w:p w14:paraId="3D1F0D07" w14:textId="77777777" w:rsidR="00AC4068" w:rsidRDefault="00AC4068" w:rsidP="001B2354">
      <w:pPr>
        <w:spacing w:after="0" w:line="240" w:lineRule="auto"/>
      </w:pPr>
      <w:r>
        <w:continuationSeparator/>
      </w:r>
    </w:p>
  </w:endnote>
  <w:endnote w:type="continuationNotice" w:id="1">
    <w:p w14:paraId="198603F6" w14:textId="77777777" w:rsidR="00AC4068" w:rsidRDefault="00AC40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8F49" w14:textId="77777777" w:rsidR="00AC4068" w:rsidRDefault="00AC4068" w:rsidP="001B2354">
      <w:pPr>
        <w:spacing w:after="0" w:line="240" w:lineRule="auto"/>
      </w:pPr>
      <w:r>
        <w:separator/>
      </w:r>
    </w:p>
  </w:footnote>
  <w:footnote w:type="continuationSeparator" w:id="0">
    <w:p w14:paraId="3CFEF866" w14:textId="77777777" w:rsidR="00AC4068" w:rsidRDefault="00AC4068" w:rsidP="001B2354">
      <w:pPr>
        <w:spacing w:after="0" w:line="240" w:lineRule="auto"/>
      </w:pPr>
      <w:r>
        <w:continuationSeparator/>
      </w:r>
    </w:p>
  </w:footnote>
  <w:footnote w:type="continuationNotice" w:id="1">
    <w:p w14:paraId="49E49E90" w14:textId="77777777" w:rsidR="00AC4068" w:rsidRDefault="00AC406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96206"/>
    <w:multiLevelType w:val="hybridMultilevel"/>
    <w:tmpl w:val="8C366DD6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F4E3A"/>
    <w:multiLevelType w:val="multilevel"/>
    <w:tmpl w:val="ABCA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5771"/>
    <w:multiLevelType w:val="multilevel"/>
    <w:tmpl w:val="87B6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C22B6"/>
    <w:multiLevelType w:val="hybridMultilevel"/>
    <w:tmpl w:val="551C953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0234C"/>
    <w:multiLevelType w:val="hybridMultilevel"/>
    <w:tmpl w:val="A67A0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956636">
    <w:abstractNumId w:val="0"/>
  </w:num>
  <w:num w:numId="2" w16cid:durableId="1097600446">
    <w:abstractNumId w:val="4"/>
  </w:num>
  <w:num w:numId="3" w16cid:durableId="163591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6920079">
    <w:abstractNumId w:val="1"/>
  </w:num>
  <w:num w:numId="5" w16cid:durableId="1826436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04240"/>
    <w:rsid w:val="0000564F"/>
    <w:rsid w:val="00005939"/>
    <w:rsid w:val="00005AFE"/>
    <w:rsid w:val="00011412"/>
    <w:rsid w:val="000145C8"/>
    <w:rsid w:val="00014D08"/>
    <w:rsid w:val="00017BFE"/>
    <w:rsid w:val="00021C5C"/>
    <w:rsid w:val="00022BF1"/>
    <w:rsid w:val="00027E70"/>
    <w:rsid w:val="00030A5E"/>
    <w:rsid w:val="0003128D"/>
    <w:rsid w:val="00031516"/>
    <w:rsid w:val="00035F74"/>
    <w:rsid w:val="00037673"/>
    <w:rsid w:val="00046C69"/>
    <w:rsid w:val="000515CF"/>
    <w:rsid w:val="00055C5B"/>
    <w:rsid w:val="000618A3"/>
    <w:rsid w:val="0006255D"/>
    <w:rsid w:val="00066279"/>
    <w:rsid w:val="00067E73"/>
    <w:rsid w:val="0006E1FD"/>
    <w:rsid w:val="00075F1A"/>
    <w:rsid w:val="00076891"/>
    <w:rsid w:val="0008193B"/>
    <w:rsid w:val="00087864"/>
    <w:rsid w:val="0009027D"/>
    <w:rsid w:val="00092BD3"/>
    <w:rsid w:val="000938AF"/>
    <w:rsid w:val="0009773D"/>
    <w:rsid w:val="000A10E5"/>
    <w:rsid w:val="000A32A1"/>
    <w:rsid w:val="000A3CC8"/>
    <w:rsid w:val="000A5EF4"/>
    <w:rsid w:val="000A79D2"/>
    <w:rsid w:val="000B0FFD"/>
    <w:rsid w:val="000B3DDB"/>
    <w:rsid w:val="000B4D93"/>
    <w:rsid w:val="000B5871"/>
    <w:rsid w:val="000C03D5"/>
    <w:rsid w:val="000C1329"/>
    <w:rsid w:val="000C2227"/>
    <w:rsid w:val="000C5246"/>
    <w:rsid w:val="000D0A1A"/>
    <w:rsid w:val="000D628D"/>
    <w:rsid w:val="000D6293"/>
    <w:rsid w:val="000E7BBF"/>
    <w:rsid w:val="000F4426"/>
    <w:rsid w:val="00100431"/>
    <w:rsid w:val="001005E0"/>
    <w:rsid w:val="00104DCD"/>
    <w:rsid w:val="001066CB"/>
    <w:rsid w:val="00106A6B"/>
    <w:rsid w:val="00107E10"/>
    <w:rsid w:val="00111C86"/>
    <w:rsid w:val="00112A95"/>
    <w:rsid w:val="00115F5B"/>
    <w:rsid w:val="00116CBF"/>
    <w:rsid w:val="001218AE"/>
    <w:rsid w:val="001224CA"/>
    <w:rsid w:val="00124CAD"/>
    <w:rsid w:val="00125296"/>
    <w:rsid w:val="001312C9"/>
    <w:rsid w:val="001326C3"/>
    <w:rsid w:val="00135913"/>
    <w:rsid w:val="00135CA8"/>
    <w:rsid w:val="00136520"/>
    <w:rsid w:val="00145CF0"/>
    <w:rsid w:val="00153F2E"/>
    <w:rsid w:val="00156076"/>
    <w:rsid w:val="001571E2"/>
    <w:rsid w:val="00157660"/>
    <w:rsid w:val="00170714"/>
    <w:rsid w:val="00172599"/>
    <w:rsid w:val="001763A4"/>
    <w:rsid w:val="00180553"/>
    <w:rsid w:val="00181697"/>
    <w:rsid w:val="00191A9F"/>
    <w:rsid w:val="00191AFE"/>
    <w:rsid w:val="00192DD5"/>
    <w:rsid w:val="00195AE6"/>
    <w:rsid w:val="001A1BB8"/>
    <w:rsid w:val="001A6B53"/>
    <w:rsid w:val="001A7F58"/>
    <w:rsid w:val="001B2354"/>
    <w:rsid w:val="001B3C83"/>
    <w:rsid w:val="001B55DD"/>
    <w:rsid w:val="001C058A"/>
    <w:rsid w:val="001C6DF3"/>
    <w:rsid w:val="001C6E05"/>
    <w:rsid w:val="001D201E"/>
    <w:rsid w:val="001D6F9B"/>
    <w:rsid w:val="001E0ABC"/>
    <w:rsid w:val="001E42DA"/>
    <w:rsid w:val="001F07F2"/>
    <w:rsid w:val="001F2024"/>
    <w:rsid w:val="001F5FE5"/>
    <w:rsid w:val="001F6926"/>
    <w:rsid w:val="001F7DE7"/>
    <w:rsid w:val="00203021"/>
    <w:rsid w:val="002032D2"/>
    <w:rsid w:val="00206967"/>
    <w:rsid w:val="00206CC5"/>
    <w:rsid w:val="00207EE1"/>
    <w:rsid w:val="00210876"/>
    <w:rsid w:val="002138F0"/>
    <w:rsid w:val="0021439D"/>
    <w:rsid w:val="00215EB9"/>
    <w:rsid w:val="0022012E"/>
    <w:rsid w:val="0022017A"/>
    <w:rsid w:val="002209BD"/>
    <w:rsid w:val="00220B5B"/>
    <w:rsid w:val="002215D9"/>
    <w:rsid w:val="00221BA7"/>
    <w:rsid w:val="00225E03"/>
    <w:rsid w:val="0022663D"/>
    <w:rsid w:val="0022688B"/>
    <w:rsid w:val="00231281"/>
    <w:rsid w:val="00233025"/>
    <w:rsid w:val="00233E65"/>
    <w:rsid w:val="0023602D"/>
    <w:rsid w:val="002364C0"/>
    <w:rsid w:val="00237361"/>
    <w:rsid w:val="002469C1"/>
    <w:rsid w:val="002519E0"/>
    <w:rsid w:val="002546EB"/>
    <w:rsid w:val="0026091C"/>
    <w:rsid w:val="00263079"/>
    <w:rsid w:val="002657A6"/>
    <w:rsid w:val="00265B4B"/>
    <w:rsid w:val="00270CDE"/>
    <w:rsid w:val="002724E3"/>
    <w:rsid w:val="0027535C"/>
    <w:rsid w:val="00275C42"/>
    <w:rsid w:val="0027770F"/>
    <w:rsid w:val="00280456"/>
    <w:rsid w:val="00290A99"/>
    <w:rsid w:val="0029402F"/>
    <w:rsid w:val="002A01A5"/>
    <w:rsid w:val="002A2EE7"/>
    <w:rsid w:val="002A3652"/>
    <w:rsid w:val="002A4086"/>
    <w:rsid w:val="002A5BCA"/>
    <w:rsid w:val="002A794C"/>
    <w:rsid w:val="002B4788"/>
    <w:rsid w:val="002B5F38"/>
    <w:rsid w:val="002B7D51"/>
    <w:rsid w:val="002C1891"/>
    <w:rsid w:val="002C22BC"/>
    <w:rsid w:val="002C26B4"/>
    <w:rsid w:val="002C32AC"/>
    <w:rsid w:val="002C4100"/>
    <w:rsid w:val="002C6E13"/>
    <w:rsid w:val="002C71C4"/>
    <w:rsid w:val="002D2D08"/>
    <w:rsid w:val="002D39A1"/>
    <w:rsid w:val="002E3C44"/>
    <w:rsid w:val="002E4BEE"/>
    <w:rsid w:val="002E7D7D"/>
    <w:rsid w:val="002F0893"/>
    <w:rsid w:val="002F26C2"/>
    <w:rsid w:val="002F34BA"/>
    <w:rsid w:val="002F4A13"/>
    <w:rsid w:val="002F714C"/>
    <w:rsid w:val="002F76EC"/>
    <w:rsid w:val="003049FE"/>
    <w:rsid w:val="00307F5A"/>
    <w:rsid w:val="0031369F"/>
    <w:rsid w:val="0031382E"/>
    <w:rsid w:val="00313E13"/>
    <w:rsid w:val="00316B3C"/>
    <w:rsid w:val="00317C1C"/>
    <w:rsid w:val="003223BE"/>
    <w:rsid w:val="003236CE"/>
    <w:rsid w:val="003246F1"/>
    <w:rsid w:val="0032536B"/>
    <w:rsid w:val="0033337B"/>
    <w:rsid w:val="00334139"/>
    <w:rsid w:val="003362DE"/>
    <w:rsid w:val="003369BF"/>
    <w:rsid w:val="0033723C"/>
    <w:rsid w:val="00337958"/>
    <w:rsid w:val="003407AD"/>
    <w:rsid w:val="003417A9"/>
    <w:rsid w:val="00341AEE"/>
    <w:rsid w:val="00347683"/>
    <w:rsid w:val="00351195"/>
    <w:rsid w:val="00352DB3"/>
    <w:rsid w:val="003578D3"/>
    <w:rsid w:val="003606B7"/>
    <w:rsid w:val="00363375"/>
    <w:rsid w:val="003636A5"/>
    <w:rsid w:val="00365B6D"/>
    <w:rsid w:val="00366338"/>
    <w:rsid w:val="00367B21"/>
    <w:rsid w:val="0037331F"/>
    <w:rsid w:val="00381E72"/>
    <w:rsid w:val="0038707B"/>
    <w:rsid w:val="0038794B"/>
    <w:rsid w:val="00393019"/>
    <w:rsid w:val="00395BD5"/>
    <w:rsid w:val="003A3BA8"/>
    <w:rsid w:val="003A4632"/>
    <w:rsid w:val="003A5FD4"/>
    <w:rsid w:val="003A7133"/>
    <w:rsid w:val="003B04E4"/>
    <w:rsid w:val="003B09B8"/>
    <w:rsid w:val="003B3D7A"/>
    <w:rsid w:val="003B4DC7"/>
    <w:rsid w:val="003B55F6"/>
    <w:rsid w:val="003B5830"/>
    <w:rsid w:val="003B59FC"/>
    <w:rsid w:val="003B5ACE"/>
    <w:rsid w:val="003B6599"/>
    <w:rsid w:val="003C0F00"/>
    <w:rsid w:val="003C1EDA"/>
    <w:rsid w:val="003C2908"/>
    <w:rsid w:val="003C49CC"/>
    <w:rsid w:val="003C4EA3"/>
    <w:rsid w:val="003C5CDF"/>
    <w:rsid w:val="003C6B90"/>
    <w:rsid w:val="003D6B2C"/>
    <w:rsid w:val="003D6E3A"/>
    <w:rsid w:val="003D6FD6"/>
    <w:rsid w:val="003D70C8"/>
    <w:rsid w:val="003D74D5"/>
    <w:rsid w:val="003D7F1D"/>
    <w:rsid w:val="003E0583"/>
    <w:rsid w:val="003E0A06"/>
    <w:rsid w:val="003E41DC"/>
    <w:rsid w:val="003F0EF0"/>
    <w:rsid w:val="003F1C00"/>
    <w:rsid w:val="003F56D0"/>
    <w:rsid w:val="003F59D4"/>
    <w:rsid w:val="003F5B2A"/>
    <w:rsid w:val="003F5F02"/>
    <w:rsid w:val="003F6020"/>
    <w:rsid w:val="00403AB2"/>
    <w:rsid w:val="00403C1A"/>
    <w:rsid w:val="004071A4"/>
    <w:rsid w:val="00411496"/>
    <w:rsid w:val="0041294A"/>
    <w:rsid w:val="00414508"/>
    <w:rsid w:val="0041455A"/>
    <w:rsid w:val="00415134"/>
    <w:rsid w:val="0043097B"/>
    <w:rsid w:val="00435324"/>
    <w:rsid w:val="00435BA5"/>
    <w:rsid w:val="004364A7"/>
    <w:rsid w:val="00437DFD"/>
    <w:rsid w:val="004401E3"/>
    <w:rsid w:val="004405C2"/>
    <w:rsid w:val="00440A01"/>
    <w:rsid w:val="00444BC6"/>
    <w:rsid w:val="004537CC"/>
    <w:rsid w:val="0045708B"/>
    <w:rsid w:val="00461258"/>
    <w:rsid w:val="00463FBB"/>
    <w:rsid w:val="0046508C"/>
    <w:rsid w:val="004723CE"/>
    <w:rsid w:val="00472419"/>
    <w:rsid w:val="0047498C"/>
    <w:rsid w:val="0047525F"/>
    <w:rsid w:val="00481313"/>
    <w:rsid w:val="0048270E"/>
    <w:rsid w:val="00490CC4"/>
    <w:rsid w:val="00490D8F"/>
    <w:rsid w:val="00492EAA"/>
    <w:rsid w:val="00492EEA"/>
    <w:rsid w:val="004951EC"/>
    <w:rsid w:val="00495970"/>
    <w:rsid w:val="00495FE4"/>
    <w:rsid w:val="004A47CF"/>
    <w:rsid w:val="004A4816"/>
    <w:rsid w:val="004A59CC"/>
    <w:rsid w:val="004A6C4F"/>
    <w:rsid w:val="004A6C73"/>
    <w:rsid w:val="004B21FA"/>
    <w:rsid w:val="004B3C57"/>
    <w:rsid w:val="004B4ED4"/>
    <w:rsid w:val="004B500A"/>
    <w:rsid w:val="004B53A3"/>
    <w:rsid w:val="004B70AC"/>
    <w:rsid w:val="004C1A9B"/>
    <w:rsid w:val="004C2A4D"/>
    <w:rsid w:val="004C3F08"/>
    <w:rsid w:val="004C3FF9"/>
    <w:rsid w:val="004C62D1"/>
    <w:rsid w:val="004C6BBE"/>
    <w:rsid w:val="004C6F13"/>
    <w:rsid w:val="004C6F23"/>
    <w:rsid w:val="004D09DB"/>
    <w:rsid w:val="004D2C25"/>
    <w:rsid w:val="004D3474"/>
    <w:rsid w:val="004D495B"/>
    <w:rsid w:val="004D54C8"/>
    <w:rsid w:val="004D5B11"/>
    <w:rsid w:val="004D6329"/>
    <w:rsid w:val="004E1584"/>
    <w:rsid w:val="004E25BD"/>
    <w:rsid w:val="004E44E4"/>
    <w:rsid w:val="004E4C6E"/>
    <w:rsid w:val="004F0071"/>
    <w:rsid w:val="004F2694"/>
    <w:rsid w:val="004F2C88"/>
    <w:rsid w:val="004F5D7F"/>
    <w:rsid w:val="004F5DFE"/>
    <w:rsid w:val="004F7655"/>
    <w:rsid w:val="00502920"/>
    <w:rsid w:val="005038FF"/>
    <w:rsid w:val="00504295"/>
    <w:rsid w:val="005045BF"/>
    <w:rsid w:val="00504EF5"/>
    <w:rsid w:val="00505306"/>
    <w:rsid w:val="00506CCA"/>
    <w:rsid w:val="00513DF1"/>
    <w:rsid w:val="0051402A"/>
    <w:rsid w:val="005152E9"/>
    <w:rsid w:val="00523233"/>
    <w:rsid w:val="00525CB2"/>
    <w:rsid w:val="005334E6"/>
    <w:rsid w:val="00534ABD"/>
    <w:rsid w:val="00537607"/>
    <w:rsid w:val="005406BA"/>
    <w:rsid w:val="00542FD4"/>
    <w:rsid w:val="0054413E"/>
    <w:rsid w:val="00544878"/>
    <w:rsid w:val="00544E5B"/>
    <w:rsid w:val="005500C4"/>
    <w:rsid w:val="00554A08"/>
    <w:rsid w:val="005554B8"/>
    <w:rsid w:val="00555632"/>
    <w:rsid w:val="005559AC"/>
    <w:rsid w:val="00557727"/>
    <w:rsid w:val="00562BFA"/>
    <w:rsid w:val="005635FB"/>
    <w:rsid w:val="0056468C"/>
    <w:rsid w:val="00566CC4"/>
    <w:rsid w:val="00566FD1"/>
    <w:rsid w:val="005743D2"/>
    <w:rsid w:val="0057448E"/>
    <w:rsid w:val="005749A6"/>
    <w:rsid w:val="00574F0E"/>
    <w:rsid w:val="00575D2F"/>
    <w:rsid w:val="00580649"/>
    <w:rsid w:val="00583628"/>
    <w:rsid w:val="00586777"/>
    <w:rsid w:val="00590B7E"/>
    <w:rsid w:val="005939AE"/>
    <w:rsid w:val="00593BC5"/>
    <w:rsid w:val="0059522E"/>
    <w:rsid w:val="005957B0"/>
    <w:rsid w:val="00596327"/>
    <w:rsid w:val="00596538"/>
    <w:rsid w:val="005A2A28"/>
    <w:rsid w:val="005A35EF"/>
    <w:rsid w:val="005A385A"/>
    <w:rsid w:val="005A392F"/>
    <w:rsid w:val="005A591D"/>
    <w:rsid w:val="005A6477"/>
    <w:rsid w:val="005B56CA"/>
    <w:rsid w:val="005B693A"/>
    <w:rsid w:val="005C1458"/>
    <w:rsid w:val="005C2D15"/>
    <w:rsid w:val="005D0133"/>
    <w:rsid w:val="005D1507"/>
    <w:rsid w:val="005D2030"/>
    <w:rsid w:val="005D20CA"/>
    <w:rsid w:val="005D3043"/>
    <w:rsid w:val="005D6BA6"/>
    <w:rsid w:val="005E0CC4"/>
    <w:rsid w:val="005E22FF"/>
    <w:rsid w:val="005E34CC"/>
    <w:rsid w:val="005E385B"/>
    <w:rsid w:val="005E73D0"/>
    <w:rsid w:val="005F1E3A"/>
    <w:rsid w:val="005F4DF0"/>
    <w:rsid w:val="005F7AC6"/>
    <w:rsid w:val="005F7E4F"/>
    <w:rsid w:val="00604751"/>
    <w:rsid w:val="00605099"/>
    <w:rsid w:val="006057A2"/>
    <w:rsid w:val="006074A9"/>
    <w:rsid w:val="00612687"/>
    <w:rsid w:val="00613D81"/>
    <w:rsid w:val="006238F0"/>
    <w:rsid w:val="00623C67"/>
    <w:rsid w:val="00623ECD"/>
    <w:rsid w:val="006240D8"/>
    <w:rsid w:val="0062640E"/>
    <w:rsid w:val="00630848"/>
    <w:rsid w:val="0063269D"/>
    <w:rsid w:val="00636AD4"/>
    <w:rsid w:val="0063741D"/>
    <w:rsid w:val="00640422"/>
    <w:rsid w:val="00643A3D"/>
    <w:rsid w:val="00644CE3"/>
    <w:rsid w:val="006502F9"/>
    <w:rsid w:val="00653E29"/>
    <w:rsid w:val="00655A12"/>
    <w:rsid w:val="00655C4D"/>
    <w:rsid w:val="0067401E"/>
    <w:rsid w:val="00674575"/>
    <w:rsid w:val="0067508F"/>
    <w:rsid w:val="0068376C"/>
    <w:rsid w:val="006845D6"/>
    <w:rsid w:val="0068660B"/>
    <w:rsid w:val="006908BD"/>
    <w:rsid w:val="0069161B"/>
    <w:rsid w:val="006A0428"/>
    <w:rsid w:val="006A04B0"/>
    <w:rsid w:val="006A1F46"/>
    <w:rsid w:val="006A4472"/>
    <w:rsid w:val="006B0DF8"/>
    <w:rsid w:val="006B21CE"/>
    <w:rsid w:val="006B2825"/>
    <w:rsid w:val="006B2BB9"/>
    <w:rsid w:val="006B3497"/>
    <w:rsid w:val="006B4028"/>
    <w:rsid w:val="006B7173"/>
    <w:rsid w:val="006B7CB6"/>
    <w:rsid w:val="006C1C36"/>
    <w:rsid w:val="006C33A4"/>
    <w:rsid w:val="006C6146"/>
    <w:rsid w:val="006C652E"/>
    <w:rsid w:val="006C7AE0"/>
    <w:rsid w:val="006D22AB"/>
    <w:rsid w:val="006D59C8"/>
    <w:rsid w:val="006D67C7"/>
    <w:rsid w:val="006F0C5E"/>
    <w:rsid w:val="006F3388"/>
    <w:rsid w:val="006F3803"/>
    <w:rsid w:val="00711586"/>
    <w:rsid w:val="00716759"/>
    <w:rsid w:val="00720409"/>
    <w:rsid w:val="00721D95"/>
    <w:rsid w:val="00723663"/>
    <w:rsid w:val="007249E1"/>
    <w:rsid w:val="00724A0D"/>
    <w:rsid w:val="00726FE4"/>
    <w:rsid w:val="007303BC"/>
    <w:rsid w:val="00733ED5"/>
    <w:rsid w:val="007363E8"/>
    <w:rsid w:val="00737CE4"/>
    <w:rsid w:val="007402D1"/>
    <w:rsid w:val="00741AFF"/>
    <w:rsid w:val="007472AA"/>
    <w:rsid w:val="00750CC6"/>
    <w:rsid w:val="007511D3"/>
    <w:rsid w:val="00754FF9"/>
    <w:rsid w:val="007570BB"/>
    <w:rsid w:val="00762B21"/>
    <w:rsid w:val="0076693A"/>
    <w:rsid w:val="00770537"/>
    <w:rsid w:val="00777B0E"/>
    <w:rsid w:val="00783FCD"/>
    <w:rsid w:val="0078FF22"/>
    <w:rsid w:val="00791821"/>
    <w:rsid w:val="00794592"/>
    <w:rsid w:val="007963DA"/>
    <w:rsid w:val="00797435"/>
    <w:rsid w:val="007A1479"/>
    <w:rsid w:val="007A223C"/>
    <w:rsid w:val="007A6F91"/>
    <w:rsid w:val="007B481F"/>
    <w:rsid w:val="007B5CDB"/>
    <w:rsid w:val="007C0AE5"/>
    <w:rsid w:val="007C3496"/>
    <w:rsid w:val="007C412B"/>
    <w:rsid w:val="007C503A"/>
    <w:rsid w:val="007D119D"/>
    <w:rsid w:val="007D6513"/>
    <w:rsid w:val="007D76E0"/>
    <w:rsid w:val="007E146B"/>
    <w:rsid w:val="007E5E10"/>
    <w:rsid w:val="007E66DA"/>
    <w:rsid w:val="007F2670"/>
    <w:rsid w:val="007F3DD2"/>
    <w:rsid w:val="00800707"/>
    <w:rsid w:val="0080221A"/>
    <w:rsid w:val="008022D5"/>
    <w:rsid w:val="008031DF"/>
    <w:rsid w:val="00804CB4"/>
    <w:rsid w:val="00804E0C"/>
    <w:rsid w:val="008075BC"/>
    <w:rsid w:val="008075E8"/>
    <w:rsid w:val="00807E33"/>
    <w:rsid w:val="00807E8C"/>
    <w:rsid w:val="00811B43"/>
    <w:rsid w:val="00812C51"/>
    <w:rsid w:val="00812E21"/>
    <w:rsid w:val="008201B8"/>
    <w:rsid w:val="008234A6"/>
    <w:rsid w:val="0082763B"/>
    <w:rsid w:val="00827FFE"/>
    <w:rsid w:val="008308F1"/>
    <w:rsid w:val="00831C21"/>
    <w:rsid w:val="00832E34"/>
    <w:rsid w:val="00834F5F"/>
    <w:rsid w:val="00835C29"/>
    <w:rsid w:val="00835C49"/>
    <w:rsid w:val="00845A9A"/>
    <w:rsid w:val="00846B8F"/>
    <w:rsid w:val="008545D2"/>
    <w:rsid w:val="0085516D"/>
    <w:rsid w:val="00863F4B"/>
    <w:rsid w:val="00866009"/>
    <w:rsid w:val="00866587"/>
    <w:rsid w:val="00872DAF"/>
    <w:rsid w:val="00874748"/>
    <w:rsid w:val="008749A2"/>
    <w:rsid w:val="00875627"/>
    <w:rsid w:val="00876D43"/>
    <w:rsid w:val="00884513"/>
    <w:rsid w:val="0088508A"/>
    <w:rsid w:val="008879C4"/>
    <w:rsid w:val="0089010A"/>
    <w:rsid w:val="008915C4"/>
    <w:rsid w:val="00891E4B"/>
    <w:rsid w:val="0089254D"/>
    <w:rsid w:val="00892EA9"/>
    <w:rsid w:val="0089334E"/>
    <w:rsid w:val="0089534B"/>
    <w:rsid w:val="0089763F"/>
    <w:rsid w:val="00897D9B"/>
    <w:rsid w:val="008A1310"/>
    <w:rsid w:val="008A166E"/>
    <w:rsid w:val="008A2133"/>
    <w:rsid w:val="008A4294"/>
    <w:rsid w:val="008A5333"/>
    <w:rsid w:val="008A6881"/>
    <w:rsid w:val="008A6B1C"/>
    <w:rsid w:val="008A70AA"/>
    <w:rsid w:val="008A7743"/>
    <w:rsid w:val="008B7166"/>
    <w:rsid w:val="008B7F5F"/>
    <w:rsid w:val="008C2034"/>
    <w:rsid w:val="008D1050"/>
    <w:rsid w:val="008D30F9"/>
    <w:rsid w:val="008D325A"/>
    <w:rsid w:val="008D402E"/>
    <w:rsid w:val="008D5457"/>
    <w:rsid w:val="008D7BEA"/>
    <w:rsid w:val="008E1646"/>
    <w:rsid w:val="008E34DA"/>
    <w:rsid w:val="008E5E4E"/>
    <w:rsid w:val="008E66BA"/>
    <w:rsid w:val="008F14D8"/>
    <w:rsid w:val="008F1712"/>
    <w:rsid w:val="008F1B6F"/>
    <w:rsid w:val="008F3016"/>
    <w:rsid w:val="008F721C"/>
    <w:rsid w:val="0090091C"/>
    <w:rsid w:val="00906272"/>
    <w:rsid w:val="00906781"/>
    <w:rsid w:val="00907396"/>
    <w:rsid w:val="009126E8"/>
    <w:rsid w:val="00912AEC"/>
    <w:rsid w:val="009164D8"/>
    <w:rsid w:val="00927360"/>
    <w:rsid w:val="00931423"/>
    <w:rsid w:val="00931EC5"/>
    <w:rsid w:val="00933FAD"/>
    <w:rsid w:val="009358AD"/>
    <w:rsid w:val="0093603A"/>
    <w:rsid w:val="00937483"/>
    <w:rsid w:val="009439E3"/>
    <w:rsid w:val="00944D58"/>
    <w:rsid w:val="00944DB2"/>
    <w:rsid w:val="00945CCC"/>
    <w:rsid w:val="00946A05"/>
    <w:rsid w:val="00946E96"/>
    <w:rsid w:val="00947091"/>
    <w:rsid w:val="0095077A"/>
    <w:rsid w:val="00955FF0"/>
    <w:rsid w:val="00956003"/>
    <w:rsid w:val="009601E0"/>
    <w:rsid w:val="00962952"/>
    <w:rsid w:val="00963D21"/>
    <w:rsid w:val="0096558C"/>
    <w:rsid w:val="009670F0"/>
    <w:rsid w:val="00967798"/>
    <w:rsid w:val="00970EBF"/>
    <w:rsid w:val="00970F18"/>
    <w:rsid w:val="00972648"/>
    <w:rsid w:val="00973132"/>
    <w:rsid w:val="00973688"/>
    <w:rsid w:val="009755EC"/>
    <w:rsid w:val="00977BA6"/>
    <w:rsid w:val="00982AB5"/>
    <w:rsid w:val="00982E8A"/>
    <w:rsid w:val="0098578B"/>
    <w:rsid w:val="00985894"/>
    <w:rsid w:val="00986956"/>
    <w:rsid w:val="009950FB"/>
    <w:rsid w:val="00995C17"/>
    <w:rsid w:val="0099681F"/>
    <w:rsid w:val="009A6A33"/>
    <w:rsid w:val="009B261F"/>
    <w:rsid w:val="009B2D11"/>
    <w:rsid w:val="009B65EC"/>
    <w:rsid w:val="009B67DA"/>
    <w:rsid w:val="009C10AF"/>
    <w:rsid w:val="009C130E"/>
    <w:rsid w:val="009D0151"/>
    <w:rsid w:val="009D27B5"/>
    <w:rsid w:val="009D2BCB"/>
    <w:rsid w:val="009D66F7"/>
    <w:rsid w:val="009D6A5D"/>
    <w:rsid w:val="009D7024"/>
    <w:rsid w:val="009E17C4"/>
    <w:rsid w:val="009E3B64"/>
    <w:rsid w:val="009E3D1B"/>
    <w:rsid w:val="009E4681"/>
    <w:rsid w:val="009E5A3F"/>
    <w:rsid w:val="009F428C"/>
    <w:rsid w:val="009F4705"/>
    <w:rsid w:val="009F4AF5"/>
    <w:rsid w:val="009F4FA1"/>
    <w:rsid w:val="009F55EE"/>
    <w:rsid w:val="009F57CC"/>
    <w:rsid w:val="009F5DAA"/>
    <w:rsid w:val="00A01931"/>
    <w:rsid w:val="00A02B64"/>
    <w:rsid w:val="00A05BC7"/>
    <w:rsid w:val="00A05C08"/>
    <w:rsid w:val="00A06BF4"/>
    <w:rsid w:val="00A0710A"/>
    <w:rsid w:val="00A07FF1"/>
    <w:rsid w:val="00A110AF"/>
    <w:rsid w:val="00A214C9"/>
    <w:rsid w:val="00A21F43"/>
    <w:rsid w:val="00A22F22"/>
    <w:rsid w:val="00A25876"/>
    <w:rsid w:val="00A25F9C"/>
    <w:rsid w:val="00A260FE"/>
    <w:rsid w:val="00A27B21"/>
    <w:rsid w:val="00A304D0"/>
    <w:rsid w:val="00A33773"/>
    <w:rsid w:val="00A3711F"/>
    <w:rsid w:val="00A374E7"/>
    <w:rsid w:val="00A432CC"/>
    <w:rsid w:val="00A45623"/>
    <w:rsid w:val="00A45BE1"/>
    <w:rsid w:val="00A4753F"/>
    <w:rsid w:val="00A47869"/>
    <w:rsid w:val="00A47A28"/>
    <w:rsid w:val="00A50BFB"/>
    <w:rsid w:val="00A51B89"/>
    <w:rsid w:val="00A55933"/>
    <w:rsid w:val="00A5687F"/>
    <w:rsid w:val="00A62295"/>
    <w:rsid w:val="00A641A1"/>
    <w:rsid w:val="00A67801"/>
    <w:rsid w:val="00A73F24"/>
    <w:rsid w:val="00A75A5F"/>
    <w:rsid w:val="00A75CC1"/>
    <w:rsid w:val="00A7720B"/>
    <w:rsid w:val="00A82C31"/>
    <w:rsid w:val="00A87248"/>
    <w:rsid w:val="00A90472"/>
    <w:rsid w:val="00A95A39"/>
    <w:rsid w:val="00A95F2B"/>
    <w:rsid w:val="00A97251"/>
    <w:rsid w:val="00A975C2"/>
    <w:rsid w:val="00AA265F"/>
    <w:rsid w:val="00AA3DA0"/>
    <w:rsid w:val="00AA4BB0"/>
    <w:rsid w:val="00AA72DD"/>
    <w:rsid w:val="00AB0491"/>
    <w:rsid w:val="00AB105B"/>
    <w:rsid w:val="00AB1FE8"/>
    <w:rsid w:val="00AB341B"/>
    <w:rsid w:val="00AB4E89"/>
    <w:rsid w:val="00AC088A"/>
    <w:rsid w:val="00AC4068"/>
    <w:rsid w:val="00AD0D27"/>
    <w:rsid w:val="00AD2F14"/>
    <w:rsid w:val="00AD3D4D"/>
    <w:rsid w:val="00AE32C8"/>
    <w:rsid w:val="00AE454D"/>
    <w:rsid w:val="00AE5A3D"/>
    <w:rsid w:val="00AF16A9"/>
    <w:rsid w:val="00AF21C6"/>
    <w:rsid w:val="00AF24A0"/>
    <w:rsid w:val="00AF3222"/>
    <w:rsid w:val="00AF65FB"/>
    <w:rsid w:val="00B014E7"/>
    <w:rsid w:val="00B06FB2"/>
    <w:rsid w:val="00B0723F"/>
    <w:rsid w:val="00B079CE"/>
    <w:rsid w:val="00B10303"/>
    <w:rsid w:val="00B13334"/>
    <w:rsid w:val="00B14300"/>
    <w:rsid w:val="00B148EE"/>
    <w:rsid w:val="00B1687C"/>
    <w:rsid w:val="00B232C5"/>
    <w:rsid w:val="00B33A8E"/>
    <w:rsid w:val="00B37EAC"/>
    <w:rsid w:val="00B41C93"/>
    <w:rsid w:val="00B41E79"/>
    <w:rsid w:val="00B5093C"/>
    <w:rsid w:val="00B50C83"/>
    <w:rsid w:val="00B52C7A"/>
    <w:rsid w:val="00B5301D"/>
    <w:rsid w:val="00B53D8C"/>
    <w:rsid w:val="00B56021"/>
    <w:rsid w:val="00B5677E"/>
    <w:rsid w:val="00B6261B"/>
    <w:rsid w:val="00B64760"/>
    <w:rsid w:val="00B72F8D"/>
    <w:rsid w:val="00B8057C"/>
    <w:rsid w:val="00B81286"/>
    <w:rsid w:val="00B83EE0"/>
    <w:rsid w:val="00B87E1E"/>
    <w:rsid w:val="00B9174E"/>
    <w:rsid w:val="00B9248C"/>
    <w:rsid w:val="00B974C3"/>
    <w:rsid w:val="00BA634A"/>
    <w:rsid w:val="00BB226E"/>
    <w:rsid w:val="00BB59DE"/>
    <w:rsid w:val="00BB6B02"/>
    <w:rsid w:val="00BC1541"/>
    <w:rsid w:val="00BC22AD"/>
    <w:rsid w:val="00BC2A90"/>
    <w:rsid w:val="00BC3E46"/>
    <w:rsid w:val="00BD2DB1"/>
    <w:rsid w:val="00BD35C9"/>
    <w:rsid w:val="00BE0A13"/>
    <w:rsid w:val="00BE0E2B"/>
    <w:rsid w:val="00BE3C63"/>
    <w:rsid w:val="00BF62EA"/>
    <w:rsid w:val="00C01A7A"/>
    <w:rsid w:val="00C01E8D"/>
    <w:rsid w:val="00C02393"/>
    <w:rsid w:val="00C10BB5"/>
    <w:rsid w:val="00C11D9E"/>
    <w:rsid w:val="00C13B6A"/>
    <w:rsid w:val="00C15001"/>
    <w:rsid w:val="00C15F45"/>
    <w:rsid w:val="00C17A94"/>
    <w:rsid w:val="00C2088C"/>
    <w:rsid w:val="00C20EBF"/>
    <w:rsid w:val="00C21A61"/>
    <w:rsid w:val="00C31833"/>
    <w:rsid w:val="00C35730"/>
    <w:rsid w:val="00C3610A"/>
    <w:rsid w:val="00C42E40"/>
    <w:rsid w:val="00C438B6"/>
    <w:rsid w:val="00C46C24"/>
    <w:rsid w:val="00C516F3"/>
    <w:rsid w:val="00C53DC9"/>
    <w:rsid w:val="00C53DCA"/>
    <w:rsid w:val="00C55167"/>
    <w:rsid w:val="00C554E9"/>
    <w:rsid w:val="00C5778B"/>
    <w:rsid w:val="00C5794D"/>
    <w:rsid w:val="00C6246C"/>
    <w:rsid w:val="00C65EC5"/>
    <w:rsid w:val="00C66126"/>
    <w:rsid w:val="00C66C45"/>
    <w:rsid w:val="00C71485"/>
    <w:rsid w:val="00C74EC7"/>
    <w:rsid w:val="00C75C4C"/>
    <w:rsid w:val="00C80252"/>
    <w:rsid w:val="00C83C8C"/>
    <w:rsid w:val="00C84E8D"/>
    <w:rsid w:val="00C86BB4"/>
    <w:rsid w:val="00C877F6"/>
    <w:rsid w:val="00C92D95"/>
    <w:rsid w:val="00C94A1A"/>
    <w:rsid w:val="00C96C69"/>
    <w:rsid w:val="00CA033D"/>
    <w:rsid w:val="00CA1364"/>
    <w:rsid w:val="00CA166F"/>
    <w:rsid w:val="00CA26D4"/>
    <w:rsid w:val="00CA379A"/>
    <w:rsid w:val="00CB258F"/>
    <w:rsid w:val="00CB7237"/>
    <w:rsid w:val="00CC62F2"/>
    <w:rsid w:val="00CD19D9"/>
    <w:rsid w:val="00CD5886"/>
    <w:rsid w:val="00CD7012"/>
    <w:rsid w:val="00CD75BE"/>
    <w:rsid w:val="00CE0247"/>
    <w:rsid w:val="00CE2F5F"/>
    <w:rsid w:val="00CE3194"/>
    <w:rsid w:val="00CE39F3"/>
    <w:rsid w:val="00CE61D5"/>
    <w:rsid w:val="00CE78C8"/>
    <w:rsid w:val="00CF321F"/>
    <w:rsid w:val="00CF370C"/>
    <w:rsid w:val="00CF41DB"/>
    <w:rsid w:val="00CF6339"/>
    <w:rsid w:val="00CF7F82"/>
    <w:rsid w:val="00D0636A"/>
    <w:rsid w:val="00D1089E"/>
    <w:rsid w:val="00D13106"/>
    <w:rsid w:val="00D131F9"/>
    <w:rsid w:val="00D14498"/>
    <w:rsid w:val="00D15025"/>
    <w:rsid w:val="00D160FE"/>
    <w:rsid w:val="00D16591"/>
    <w:rsid w:val="00D218C7"/>
    <w:rsid w:val="00D220F4"/>
    <w:rsid w:val="00D2406C"/>
    <w:rsid w:val="00D25071"/>
    <w:rsid w:val="00D26027"/>
    <w:rsid w:val="00D27FC4"/>
    <w:rsid w:val="00D33788"/>
    <w:rsid w:val="00D40818"/>
    <w:rsid w:val="00D460AE"/>
    <w:rsid w:val="00D46EBF"/>
    <w:rsid w:val="00D54D8B"/>
    <w:rsid w:val="00D55CE3"/>
    <w:rsid w:val="00D63C04"/>
    <w:rsid w:val="00D6438E"/>
    <w:rsid w:val="00D64EA3"/>
    <w:rsid w:val="00D66C9F"/>
    <w:rsid w:val="00D6762F"/>
    <w:rsid w:val="00D73057"/>
    <w:rsid w:val="00D74A67"/>
    <w:rsid w:val="00D75FDF"/>
    <w:rsid w:val="00D82FB4"/>
    <w:rsid w:val="00D86742"/>
    <w:rsid w:val="00D91156"/>
    <w:rsid w:val="00D93C3D"/>
    <w:rsid w:val="00D95F17"/>
    <w:rsid w:val="00D97168"/>
    <w:rsid w:val="00DA2926"/>
    <w:rsid w:val="00DA2FBA"/>
    <w:rsid w:val="00DA367E"/>
    <w:rsid w:val="00DB0064"/>
    <w:rsid w:val="00DB0FFF"/>
    <w:rsid w:val="00DB2E85"/>
    <w:rsid w:val="00DB5DFF"/>
    <w:rsid w:val="00DB7F8D"/>
    <w:rsid w:val="00DC063A"/>
    <w:rsid w:val="00DC2B56"/>
    <w:rsid w:val="00DD0D28"/>
    <w:rsid w:val="00DD0F8E"/>
    <w:rsid w:val="00DD3AD6"/>
    <w:rsid w:val="00DD4146"/>
    <w:rsid w:val="00DD662C"/>
    <w:rsid w:val="00DE00BC"/>
    <w:rsid w:val="00DE11E9"/>
    <w:rsid w:val="00DE1233"/>
    <w:rsid w:val="00DE185A"/>
    <w:rsid w:val="00DE4EA4"/>
    <w:rsid w:val="00DE7754"/>
    <w:rsid w:val="00DE7FB6"/>
    <w:rsid w:val="00DF2EAE"/>
    <w:rsid w:val="00DF30E9"/>
    <w:rsid w:val="00DF3F64"/>
    <w:rsid w:val="00DF5C90"/>
    <w:rsid w:val="00DF7BDD"/>
    <w:rsid w:val="00E029B7"/>
    <w:rsid w:val="00E0351F"/>
    <w:rsid w:val="00E069CB"/>
    <w:rsid w:val="00E076EE"/>
    <w:rsid w:val="00E10854"/>
    <w:rsid w:val="00E14709"/>
    <w:rsid w:val="00E17612"/>
    <w:rsid w:val="00E2096E"/>
    <w:rsid w:val="00E33B40"/>
    <w:rsid w:val="00E35931"/>
    <w:rsid w:val="00E40E85"/>
    <w:rsid w:val="00E43D53"/>
    <w:rsid w:val="00E44A3D"/>
    <w:rsid w:val="00E61BA9"/>
    <w:rsid w:val="00E6499D"/>
    <w:rsid w:val="00E65265"/>
    <w:rsid w:val="00E666F8"/>
    <w:rsid w:val="00E679B6"/>
    <w:rsid w:val="00E702E7"/>
    <w:rsid w:val="00E769A2"/>
    <w:rsid w:val="00E805BA"/>
    <w:rsid w:val="00E85C54"/>
    <w:rsid w:val="00E85C63"/>
    <w:rsid w:val="00E8689A"/>
    <w:rsid w:val="00E86FA3"/>
    <w:rsid w:val="00E928A7"/>
    <w:rsid w:val="00E95A6A"/>
    <w:rsid w:val="00E97419"/>
    <w:rsid w:val="00EA3D36"/>
    <w:rsid w:val="00EA6438"/>
    <w:rsid w:val="00EA6FE5"/>
    <w:rsid w:val="00EB0959"/>
    <w:rsid w:val="00EB13F8"/>
    <w:rsid w:val="00EB1FA2"/>
    <w:rsid w:val="00EB79F6"/>
    <w:rsid w:val="00EC2898"/>
    <w:rsid w:val="00EC3E2B"/>
    <w:rsid w:val="00EC5B35"/>
    <w:rsid w:val="00ED09BE"/>
    <w:rsid w:val="00ED323E"/>
    <w:rsid w:val="00ED68DE"/>
    <w:rsid w:val="00EE01FD"/>
    <w:rsid w:val="00EE1189"/>
    <w:rsid w:val="00EE2466"/>
    <w:rsid w:val="00EE4354"/>
    <w:rsid w:val="00EE6A7F"/>
    <w:rsid w:val="00EF137D"/>
    <w:rsid w:val="00EF1BC9"/>
    <w:rsid w:val="00EF39C7"/>
    <w:rsid w:val="00EF7CA3"/>
    <w:rsid w:val="00F0114B"/>
    <w:rsid w:val="00F0132B"/>
    <w:rsid w:val="00F019E1"/>
    <w:rsid w:val="00F02CF8"/>
    <w:rsid w:val="00F04F47"/>
    <w:rsid w:val="00F068C8"/>
    <w:rsid w:val="00F1097E"/>
    <w:rsid w:val="00F115BC"/>
    <w:rsid w:val="00F12847"/>
    <w:rsid w:val="00F1399E"/>
    <w:rsid w:val="00F170FE"/>
    <w:rsid w:val="00F175C1"/>
    <w:rsid w:val="00F17FAB"/>
    <w:rsid w:val="00F20D1E"/>
    <w:rsid w:val="00F224A0"/>
    <w:rsid w:val="00F2717E"/>
    <w:rsid w:val="00F35198"/>
    <w:rsid w:val="00F3785D"/>
    <w:rsid w:val="00F379CB"/>
    <w:rsid w:val="00F41C29"/>
    <w:rsid w:val="00F41F39"/>
    <w:rsid w:val="00F42743"/>
    <w:rsid w:val="00F43B00"/>
    <w:rsid w:val="00F4766C"/>
    <w:rsid w:val="00F5023B"/>
    <w:rsid w:val="00F517D3"/>
    <w:rsid w:val="00F52777"/>
    <w:rsid w:val="00F52807"/>
    <w:rsid w:val="00F53609"/>
    <w:rsid w:val="00F562D0"/>
    <w:rsid w:val="00F57ED0"/>
    <w:rsid w:val="00F601A6"/>
    <w:rsid w:val="00F60A24"/>
    <w:rsid w:val="00F61160"/>
    <w:rsid w:val="00F65666"/>
    <w:rsid w:val="00F71A0C"/>
    <w:rsid w:val="00F71EFB"/>
    <w:rsid w:val="00F74F79"/>
    <w:rsid w:val="00F76FDC"/>
    <w:rsid w:val="00F80D94"/>
    <w:rsid w:val="00F812A0"/>
    <w:rsid w:val="00F83997"/>
    <w:rsid w:val="00F919EC"/>
    <w:rsid w:val="00F9222D"/>
    <w:rsid w:val="00F9590C"/>
    <w:rsid w:val="00F973BB"/>
    <w:rsid w:val="00FA0426"/>
    <w:rsid w:val="00FA0FE7"/>
    <w:rsid w:val="00FA5AB5"/>
    <w:rsid w:val="00FA63FE"/>
    <w:rsid w:val="00FA6AF0"/>
    <w:rsid w:val="00FB0695"/>
    <w:rsid w:val="00FB0FD7"/>
    <w:rsid w:val="00FB2649"/>
    <w:rsid w:val="00FB42E3"/>
    <w:rsid w:val="00FC1D7B"/>
    <w:rsid w:val="00FD08AD"/>
    <w:rsid w:val="00FD1801"/>
    <w:rsid w:val="00FD5826"/>
    <w:rsid w:val="00FD5E76"/>
    <w:rsid w:val="00FD7955"/>
    <w:rsid w:val="00FE004F"/>
    <w:rsid w:val="00FE2C3C"/>
    <w:rsid w:val="00FF4B6C"/>
    <w:rsid w:val="00FF4FF1"/>
    <w:rsid w:val="00FF5018"/>
    <w:rsid w:val="016D9860"/>
    <w:rsid w:val="01E92DA9"/>
    <w:rsid w:val="02BF3488"/>
    <w:rsid w:val="031A6A9D"/>
    <w:rsid w:val="03BDD704"/>
    <w:rsid w:val="044C21E0"/>
    <w:rsid w:val="04625C1C"/>
    <w:rsid w:val="04908903"/>
    <w:rsid w:val="060CD067"/>
    <w:rsid w:val="069E4629"/>
    <w:rsid w:val="06C8C443"/>
    <w:rsid w:val="075FF320"/>
    <w:rsid w:val="0892C8F2"/>
    <w:rsid w:val="09233250"/>
    <w:rsid w:val="09B634BB"/>
    <w:rsid w:val="09C0A311"/>
    <w:rsid w:val="09EC19F0"/>
    <w:rsid w:val="0A07C15B"/>
    <w:rsid w:val="0A090A90"/>
    <w:rsid w:val="0A1B0DD5"/>
    <w:rsid w:val="0A9062C5"/>
    <w:rsid w:val="0B145435"/>
    <w:rsid w:val="0B274D5B"/>
    <w:rsid w:val="0BC7649D"/>
    <w:rsid w:val="0CC22736"/>
    <w:rsid w:val="0D7AC586"/>
    <w:rsid w:val="0EE43119"/>
    <w:rsid w:val="0F32168F"/>
    <w:rsid w:val="10083751"/>
    <w:rsid w:val="111544AC"/>
    <w:rsid w:val="111E6144"/>
    <w:rsid w:val="11C2D864"/>
    <w:rsid w:val="11E08FC4"/>
    <w:rsid w:val="11E0B1E2"/>
    <w:rsid w:val="129E596A"/>
    <w:rsid w:val="135ADB7D"/>
    <w:rsid w:val="141C4EA9"/>
    <w:rsid w:val="1429FDDA"/>
    <w:rsid w:val="155C725B"/>
    <w:rsid w:val="1601AC56"/>
    <w:rsid w:val="16854162"/>
    <w:rsid w:val="16D273A9"/>
    <w:rsid w:val="16EB0F4A"/>
    <w:rsid w:val="1891A473"/>
    <w:rsid w:val="18D10C19"/>
    <w:rsid w:val="1C609FDC"/>
    <w:rsid w:val="1CF15830"/>
    <w:rsid w:val="1D401B32"/>
    <w:rsid w:val="1D4386C7"/>
    <w:rsid w:val="1D830350"/>
    <w:rsid w:val="1DC03F8A"/>
    <w:rsid w:val="1DFFD8DF"/>
    <w:rsid w:val="1E247270"/>
    <w:rsid w:val="1E351ADF"/>
    <w:rsid w:val="1F6FFAFD"/>
    <w:rsid w:val="1FA8C18F"/>
    <w:rsid w:val="1FC45CBA"/>
    <w:rsid w:val="2028A785"/>
    <w:rsid w:val="20F5499A"/>
    <w:rsid w:val="22A5FD0B"/>
    <w:rsid w:val="23A52E89"/>
    <w:rsid w:val="2408DC80"/>
    <w:rsid w:val="24A67CF9"/>
    <w:rsid w:val="253649AA"/>
    <w:rsid w:val="253DF1B3"/>
    <w:rsid w:val="269449AF"/>
    <w:rsid w:val="26C69C46"/>
    <w:rsid w:val="28671B4B"/>
    <w:rsid w:val="28B6E461"/>
    <w:rsid w:val="29131B55"/>
    <w:rsid w:val="2978E901"/>
    <w:rsid w:val="2997E1FC"/>
    <w:rsid w:val="29E163E7"/>
    <w:rsid w:val="2AF18048"/>
    <w:rsid w:val="2B378E62"/>
    <w:rsid w:val="2B695908"/>
    <w:rsid w:val="2C8BE01A"/>
    <w:rsid w:val="2D0E726F"/>
    <w:rsid w:val="2F2DD042"/>
    <w:rsid w:val="2F66A244"/>
    <w:rsid w:val="306E48D5"/>
    <w:rsid w:val="30F99CB8"/>
    <w:rsid w:val="31CBFC79"/>
    <w:rsid w:val="34BC53D6"/>
    <w:rsid w:val="35479162"/>
    <w:rsid w:val="35954DCA"/>
    <w:rsid w:val="3614C4E9"/>
    <w:rsid w:val="36AE2EF7"/>
    <w:rsid w:val="370D5486"/>
    <w:rsid w:val="370DB9B8"/>
    <w:rsid w:val="37A01288"/>
    <w:rsid w:val="381D1773"/>
    <w:rsid w:val="3888AE15"/>
    <w:rsid w:val="39644A1C"/>
    <w:rsid w:val="39824388"/>
    <w:rsid w:val="39B25CD4"/>
    <w:rsid w:val="39BFA4D4"/>
    <w:rsid w:val="3A22073A"/>
    <w:rsid w:val="3AC3ACB8"/>
    <w:rsid w:val="3B349C8C"/>
    <w:rsid w:val="3C6CB97C"/>
    <w:rsid w:val="3CBEC76F"/>
    <w:rsid w:val="3CFA9C8C"/>
    <w:rsid w:val="3CFF3DE1"/>
    <w:rsid w:val="3D08F8F7"/>
    <w:rsid w:val="3D4FBF6E"/>
    <w:rsid w:val="3DCF26DF"/>
    <w:rsid w:val="3E7BB646"/>
    <w:rsid w:val="3F8CE5EB"/>
    <w:rsid w:val="4050D0A5"/>
    <w:rsid w:val="4067DAAC"/>
    <w:rsid w:val="40683D16"/>
    <w:rsid w:val="409317C0"/>
    <w:rsid w:val="4101490F"/>
    <w:rsid w:val="417C5CB8"/>
    <w:rsid w:val="422DB931"/>
    <w:rsid w:val="4244D243"/>
    <w:rsid w:val="434D17E5"/>
    <w:rsid w:val="43B9E6CF"/>
    <w:rsid w:val="4422BC35"/>
    <w:rsid w:val="443F8D67"/>
    <w:rsid w:val="44A22B47"/>
    <w:rsid w:val="4503ECF5"/>
    <w:rsid w:val="45C81FD8"/>
    <w:rsid w:val="460B5A83"/>
    <w:rsid w:val="46BC35DF"/>
    <w:rsid w:val="473251E5"/>
    <w:rsid w:val="473A4348"/>
    <w:rsid w:val="47617566"/>
    <w:rsid w:val="479FE976"/>
    <w:rsid w:val="484D2D62"/>
    <w:rsid w:val="489F9C4E"/>
    <w:rsid w:val="493271D5"/>
    <w:rsid w:val="49C7CFAD"/>
    <w:rsid w:val="49F900E4"/>
    <w:rsid w:val="4B14214E"/>
    <w:rsid w:val="4D5E66B8"/>
    <w:rsid w:val="4E3D9B62"/>
    <w:rsid w:val="4E40D632"/>
    <w:rsid w:val="4EB19521"/>
    <w:rsid w:val="4F2D36BB"/>
    <w:rsid w:val="4F9AF995"/>
    <w:rsid w:val="50CE0BEA"/>
    <w:rsid w:val="51780462"/>
    <w:rsid w:val="54D8F0E3"/>
    <w:rsid w:val="557CE59A"/>
    <w:rsid w:val="55E74F21"/>
    <w:rsid w:val="56099980"/>
    <w:rsid w:val="572303E7"/>
    <w:rsid w:val="57813D86"/>
    <w:rsid w:val="5803B0FA"/>
    <w:rsid w:val="58A04504"/>
    <w:rsid w:val="58E6DA97"/>
    <w:rsid w:val="590A1F50"/>
    <w:rsid w:val="59215F99"/>
    <w:rsid w:val="59BE9538"/>
    <w:rsid w:val="5A988FD0"/>
    <w:rsid w:val="5C1676A0"/>
    <w:rsid w:val="5C383D56"/>
    <w:rsid w:val="5C893747"/>
    <w:rsid w:val="5C8C75E7"/>
    <w:rsid w:val="5CF281C2"/>
    <w:rsid w:val="5D2D125B"/>
    <w:rsid w:val="5D66DDA9"/>
    <w:rsid w:val="5E59A254"/>
    <w:rsid w:val="5F4C489F"/>
    <w:rsid w:val="5FBD6A81"/>
    <w:rsid w:val="6077CDE4"/>
    <w:rsid w:val="612C122F"/>
    <w:rsid w:val="6175C388"/>
    <w:rsid w:val="61B96402"/>
    <w:rsid w:val="621D7748"/>
    <w:rsid w:val="6224D1C5"/>
    <w:rsid w:val="622DFDA8"/>
    <w:rsid w:val="626490EB"/>
    <w:rsid w:val="63C22999"/>
    <w:rsid w:val="63DE70DE"/>
    <w:rsid w:val="63F5231A"/>
    <w:rsid w:val="641DB69C"/>
    <w:rsid w:val="64471BB0"/>
    <w:rsid w:val="64F01FDE"/>
    <w:rsid w:val="64F4B26A"/>
    <w:rsid w:val="656EC637"/>
    <w:rsid w:val="65D9B84E"/>
    <w:rsid w:val="66813EF5"/>
    <w:rsid w:val="66FCDDD9"/>
    <w:rsid w:val="67C13C5C"/>
    <w:rsid w:val="67D7659E"/>
    <w:rsid w:val="6829DB09"/>
    <w:rsid w:val="68423842"/>
    <w:rsid w:val="69678E53"/>
    <w:rsid w:val="6A4301A4"/>
    <w:rsid w:val="6AE0760C"/>
    <w:rsid w:val="6C920585"/>
    <w:rsid w:val="6E2E2CDD"/>
    <w:rsid w:val="6E569DC1"/>
    <w:rsid w:val="6F2ACD73"/>
    <w:rsid w:val="6F60F71E"/>
    <w:rsid w:val="6F797750"/>
    <w:rsid w:val="6F902DBA"/>
    <w:rsid w:val="6FC5BAE7"/>
    <w:rsid w:val="709716BF"/>
    <w:rsid w:val="71D69896"/>
    <w:rsid w:val="73FE930C"/>
    <w:rsid w:val="74009316"/>
    <w:rsid w:val="740F4F90"/>
    <w:rsid w:val="7438FA0F"/>
    <w:rsid w:val="7452573D"/>
    <w:rsid w:val="75E6952B"/>
    <w:rsid w:val="77C2C911"/>
    <w:rsid w:val="781D3DCF"/>
    <w:rsid w:val="78F3580A"/>
    <w:rsid w:val="79E56DB3"/>
    <w:rsid w:val="7A150C35"/>
    <w:rsid w:val="7A195675"/>
    <w:rsid w:val="7A5BB88D"/>
    <w:rsid w:val="7AD7B2B9"/>
    <w:rsid w:val="7AFF46C0"/>
    <w:rsid w:val="7B4FC6CD"/>
    <w:rsid w:val="7BDDC6AA"/>
    <w:rsid w:val="7C1A41AD"/>
    <w:rsid w:val="7C911C87"/>
    <w:rsid w:val="7D137E0A"/>
    <w:rsid w:val="7D898ED7"/>
    <w:rsid w:val="7D96160C"/>
    <w:rsid w:val="7DF0552A"/>
    <w:rsid w:val="7E0275F6"/>
    <w:rsid w:val="7E6624BF"/>
    <w:rsid w:val="7EA28E44"/>
    <w:rsid w:val="7F9CC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CE59A"/>
  <w15:chartTrackingRefBased/>
  <w15:docId w15:val="{B35B2D49-0317-4B96-AE55-ABD619CB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126"/>
  </w:style>
  <w:style w:type="paragraph" w:styleId="Heading1">
    <w:name w:val="heading 1"/>
    <w:basedOn w:val="Normal"/>
    <w:next w:val="Normal"/>
    <w:link w:val="Heading1Char"/>
    <w:uiPriority w:val="9"/>
    <w:qFormat/>
    <w:rsid w:val="00575D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aliases w:val="H2,Chapter Number/Appendix Letter,chn,H21,Chapter Number/Appendix Letter1,chn1"/>
    <w:basedOn w:val="Normal"/>
    <w:next w:val="Normal"/>
    <w:link w:val="Heading2Char"/>
    <w:uiPriority w:val="9"/>
    <w:unhideWhenUsed/>
    <w:qFormat/>
    <w:rsid w:val="00B917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F43B00"/>
    <w:pPr>
      <w:keepNext/>
      <w:keepLines/>
      <w:spacing w:before="40" w:after="0" w:line="360" w:lineRule="auto"/>
      <w:ind w:left="720" w:hanging="720"/>
      <w:jc w:val="both"/>
      <w:outlineLvl w:val="2"/>
    </w:pPr>
    <w:rPr>
      <w:rFonts w:ascii="Arial" w:eastAsiaTheme="majorEastAsia" w:hAnsi="Arial" w:cstheme="majorBidi"/>
      <w:i/>
      <w:color w:val="0F4761" w:themeColor="accent1" w:themeShade="BF"/>
      <w:sz w:val="22"/>
      <w:lang w:val="es-CR"/>
    </w:rPr>
  </w:style>
  <w:style w:type="paragraph" w:styleId="Heading4">
    <w:name w:val="heading 4"/>
    <w:aliases w:val="H4,Block,H41,Block1"/>
    <w:basedOn w:val="Normal"/>
    <w:next w:val="Normal"/>
    <w:link w:val="Heading4Char"/>
    <w:qFormat/>
    <w:rsid w:val="00F43B00"/>
    <w:pPr>
      <w:keepNext/>
      <w:tabs>
        <w:tab w:val="num" w:pos="1584"/>
      </w:tabs>
      <w:spacing w:before="240" w:after="60" w:line="240" w:lineRule="auto"/>
      <w:ind w:left="864" w:hanging="864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CR"/>
    </w:rPr>
  </w:style>
  <w:style w:type="paragraph" w:styleId="Heading5">
    <w:name w:val="heading 5"/>
    <w:basedOn w:val="Normal"/>
    <w:next w:val="Normal"/>
    <w:link w:val="Heading5Char"/>
    <w:qFormat/>
    <w:rsid w:val="00F43B00"/>
    <w:pPr>
      <w:tabs>
        <w:tab w:val="num" w:pos="1008"/>
      </w:tabs>
      <w:spacing w:before="240" w:after="60" w:line="240" w:lineRule="auto"/>
      <w:ind w:left="1008" w:hanging="1008"/>
      <w:jc w:val="both"/>
      <w:outlineLvl w:val="4"/>
    </w:pPr>
    <w:rPr>
      <w:rFonts w:ascii="Arial" w:eastAsia="Times New Roman" w:hAnsi="Arial" w:cs="Arial"/>
      <w:b/>
      <w:bCs/>
      <w:i/>
      <w:iCs/>
      <w:sz w:val="26"/>
      <w:szCs w:val="26"/>
      <w:lang w:val="es-CR"/>
    </w:rPr>
  </w:style>
  <w:style w:type="paragraph" w:styleId="Heading6">
    <w:name w:val="heading 6"/>
    <w:basedOn w:val="Normal"/>
    <w:next w:val="Normal"/>
    <w:link w:val="Heading6Char"/>
    <w:qFormat/>
    <w:rsid w:val="00F43B00"/>
    <w:pPr>
      <w:tabs>
        <w:tab w:val="num" w:pos="1152"/>
      </w:tabs>
      <w:spacing w:before="240" w:after="60" w:line="240" w:lineRule="auto"/>
      <w:ind w:left="1152" w:hanging="1152"/>
      <w:jc w:val="both"/>
      <w:outlineLvl w:val="5"/>
    </w:pPr>
    <w:rPr>
      <w:rFonts w:ascii="Times New Roman" w:eastAsia="Times New Roman" w:hAnsi="Times New Roman" w:cs="Times New Roman"/>
      <w:b/>
      <w:bCs/>
      <w:sz w:val="22"/>
      <w:szCs w:val="22"/>
      <w:lang w:val="es-CR"/>
    </w:rPr>
  </w:style>
  <w:style w:type="paragraph" w:styleId="Heading7">
    <w:name w:val="heading 7"/>
    <w:basedOn w:val="Normal"/>
    <w:next w:val="Normal"/>
    <w:link w:val="Heading7Char"/>
    <w:qFormat/>
    <w:rsid w:val="00F43B00"/>
    <w:pPr>
      <w:tabs>
        <w:tab w:val="num" w:pos="1296"/>
      </w:tabs>
      <w:spacing w:before="240" w:after="60" w:line="240" w:lineRule="auto"/>
      <w:ind w:left="1296" w:hanging="1296"/>
      <w:jc w:val="both"/>
      <w:outlineLvl w:val="6"/>
    </w:pPr>
    <w:rPr>
      <w:rFonts w:ascii="Times New Roman" w:eastAsia="Times New Roman" w:hAnsi="Times New Roman" w:cs="Times New Roman"/>
      <w:lang w:val="es-CR"/>
    </w:rPr>
  </w:style>
  <w:style w:type="paragraph" w:styleId="Heading8">
    <w:name w:val="heading 8"/>
    <w:basedOn w:val="Normal"/>
    <w:next w:val="Normal"/>
    <w:link w:val="Heading8Char"/>
    <w:qFormat/>
    <w:rsid w:val="00F43B00"/>
    <w:pPr>
      <w:tabs>
        <w:tab w:val="num" w:pos="1440"/>
      </w:tabs>
      <w:spacing w:before="240" w:after="60" w:line="240" w:lineRule="auto"/>
      <w:ind w:left="1440" w:hanging="1440"/>
      <w:jc w:val="both"/>
      <w:outlineLvl w:val="7"/>
    </w:pPr>
    <w:rPr>
      <w:rFonts w:ascii="Times New Roman" w:eastAsia="Times New Roman" w:hAnsi="Times New Roman" w:cs="Times New Roman"/>
      <w:i/>
      <w:iCs/>
      <w:lang w:val="es-CR"/>
    </w:rPr>
  </w:style>
  <w:style w:type="paragraph" w:styleId="Heading9">
    <w:name w:val="heading 9"/>
    <w:basedOn w:val="Normal"/>
    <w:next w:val="Normal"/>
    <w:link w:val="Heading9Char"/>
    <w:qFormat/>
    <w:rsid w:val="00F43B00"/>
    <w:pPr>
      <w:tabs>
        <w:tab w:val="num" w:pos="1584"/>
      </w:tabs>
      <w:spacing w:before="240" w:after="60" w:line="240" w:lineRule="auto"/>
      <w:ind w:left="1584" w:hanging="1584"/>
      <w:jc w:val="both"/>
      <w:outlineLvl w:val="8"/>
    </w:pPr>
    <w:rPr>
      <w:rFonts w:ascii="Arial" w:eastAsia="Times New Roman" w:hAnsi="Arial" w:cs="Arial"/>
      <w:sz w:val="22"/>
      <w:szCs w:val="22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customStyle="1" w:styleId="Heading1Char">
    <w:name w:val="Heading 1 Char"/>
    <w:basedOn w:val="DefaultParagraphFont"/>
    <w:link w:val="Heading1"/>
    <w:uiPriority w:val="9"/>
    <w:rsid w:val="0057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aliases w:val="H2 Char,Chapter Number/Appendix Letter Char,chn Char,H21 Char,Chapter Number/Appendix Letter1 Char,chn1 Char"/>
    <w:basedOn w:val="DefaultParagraphFont"/>
    <w:link w:val="Heading2"/>
    <w:uiPriority w:val="9"/>
    <w:rsid w:val="00B9174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96538"/>
    <w:pPr>
      <w:ind w:left="720"/>
      <w:contextualSpacing/>
    </w:pPr>
  </w:style>
  <w:style w:type="table" w:styleId="TableGrid">
    <w:name w:val="Table Grid"/>
    <w:basedOn w:val="TableNormal"/>
    <w:uiPriority w:val="59"/>
    <w:rsid w:val="001252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Table4-Accent1">
    <w:name w:val="List Table 4 Accent 1"/>
    <w:basedOn w:val="TableNormal"/>
    <w:uiPriority w:val="49"/>
    <w:rsid w:val="0071158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71158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71A0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1158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6499D"/>
    <w:pPr>
      <w:spacing w:line="259" w:lineRule="auto"/>
      <w:outlineLvl w:val="9"/>
    </w:pPr>
    <w:rPr>
      <w:lang w:val="es-CR" w:eastAsia="es-CR"/>
    </w:rPr>
  </w:style>
  <w:style w:type="paragraph" w:styleId="TOC1">
    <w:name w:val="toc 1"/>
    <w:basedOn w:val="Normal"/>
    <w:next w:val="Normal"/>
    <w:autoRedefine/>
    <w:uiPriority w:val="39"/>
    <w:unhideWhenUsed/>
    <w:rsid w:val="00E649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6499D"/>
    <w:rPr>
      <w:color w:val="467886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F43B00"/>
    <w:rPr>
      <w:rFonts w:ascii="Arial" w:eastAsiaTheme="majorEastAsia" w:hAnsi="Arial" w:cstheme="majorBidi"/>
      <w:i/>
      <w:color w:val="0F4761" w:themeColor="accent1" w:themeShade="BF"/>
      <w:sz w:val="22"/>
      <w:lang w:val="es-CR"/>
    </w:rPr>
  </w:style>
  <w:style w:type="character" w:customStyle="1" w:styleId="Heading4Char">
    <w:name w:val="Heading 4 Char"/>
    <w:aliases w:val="H4 Char,Block Char,H41 Char,Block1 Char"/>
    <w:basedOn w:val="DefaultParagraphFont"/>
    <w:link w:val="Heading4"/>
    <w:rsid w:val="00F43B00"/>
    <w:rPr>
      <w:rFonts w:ascii="Times New Roman" w:eastAsia="Times New Roman" w:hAnsi="Times New Roman" w:cs="Times New Roman"/>
      <w:b/>
      <w:bCs/>
      <w:sz w:val="28"/>
      <w:szCs w:val="28"/>
      <w:lang w:val="es-CR"/>
    </w:rPr>
  </w:style>
  <w:style w:type="character" w:customStyle="1" w:styleId="Heading5Char">
    <w:name w:val="Heading 5 Char"/>
    <w:basedOn w:val="DefaultParagraphFont"/>
    <w:link w:val="Heading5"/>
    <w:rsid w:val="00F43B00"/>
    <w:rPr>
      <w:rFonts w:ascii="Arial" w:eastAsia="Times New Roman" w:hAnsi="Arial" w:cs="Arial"/>
      <w:b/>
      <w:bCs/>
      <w:i/>
      <w:iCs/>
      <w:sz w:val="26"/>
      <w:szCs w:val="26"/>
      <w:lang w:val="es-CR"/>
    </w:rPr>
  </w:style>
  <w:style w:type="character" w:customStyle="1" w:styleId="Heading6Char">
    <w:name w:val="Heading 6 Char"/>
    <w:basedOn w:val="DefaultParagraphFont"/>
    <w:link w:val="Heading6"/>
    <w:rsid w:val="00F43B00"/>
    <w:rPr>
      <w:rFonts w:ascii="Times New Roman" w:eastAsia="Times New Roman" w:hAnsi="Times New Roman" w:cs="Times New Roman"/>
      <w:b/>
      <w:bCs/>
      <w:sz w:val="22"/>
      <w:szCs w:val="22"/>
      <w:lang w:val="es-CR"/>
    </w:rPr>
  </w:style>
  <w:style w:type="character" w:customStyle="1" w:styleId="Heading7Char">
    <w:name w:val="Heading 7 Char"/>
    <w:basedOn w:val="DefaultParagraphFont"/>
    <w:link w:val="Heading7"/>
    <w:rsid w:val="00F43B00"/>
    <w:rPr>
      <w:rFonts w:ascii="Times New Roman" w:eastAsia="Times New Roman" w:hAnsi="Times New Roman" w:cs="Times New Roman"/>
      <w:lang w:val="es-CR"/>
    </w:rPr>
  </w:style>
  <w:style w:type="character" w:customStyle="1" w:styleId="Heading8Char">
    <w:name w:val="Heading 8 Char"/>
    <w:basedOn w:val="DefaultParagraphFont"/>
    <w:link w:val="Heading8"/>
    <w:rsid w:val="00F43B00"/>
    <w:rPr>
      <w:rFonts w:ascii="Times New Roman" w:eastAsia="Times New Roman" w:hAnsi="Times New Roman" w:cs="Times New Roman"/>
      <w:i/>
      <w:iCs/>
      <w:lang w:val="es-CR"/>
    </w:rPr>
  </w:style>
  <w:style w:type="character" w:customStyle="1" w:styleId="Heading9Char">
    <w:name w:val="Heading 9 Char"/>
    <w:basedOn w:val="DefaultParagraphFont"/>
    <w:link w:val="Heading9"/>
    <w:rsid w:val="00F43B00"/>
    <w:rPr>
      <w:rFonts w:ascii="Arial" w:eastAsia="Times New Roman" w:hAnsi="Arial" w:cs="Arial"/>
      <w:sz w:val="22"/>
      <w:szCs w:val="22"/>
      <w:lang w:val="es-CR"/>
    </w:rPr>
  </w:style>
  <w:style w:type="table" w:styleId="ListTable4-Accent4">
    <w:name w:val="List Table 4 Accent 4"/>
    <w:basedOn w:val="TableNormal"/>
    <w:uiPriority w:val="49"/>
    <w:rsid w:val="00F43B00"/>
    <w:pPr>
      <w:spacing w:after="0" w:line="240" w:lineRule="auto"/>
    </w:pPr>
    <w:rPr>
      <w:sz w:val="22"/>
      <w:szCs w:val="22"/>
      <w:lang w:val="es-CR"/>
    </w:rPr>
    <w:tblPr>
      <w:tblStyleRowBandSize w:val="1"/>
      <w:tblStyleColBandSize w:val="1"/>
      <w:tblInd w:w="0" w:type="nil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3">
    <w:name w:val="List Table 3"/>
    <w:basedOn w:val="TableNormal"/>
    <w:uiPriority w:val="48"/>
    <w:rsid w:val="00F43B00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F43B00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4">
    <w:name w:val="Grid Table 5 Dark Accent 4"/>
    <w:basedOn w:val="TableNormal"/>
    <w:uiPriority w:val="50"/>
    <w:rsid w:val="00F43B00"/>
    <w:pPr>
      <w:spacing w:after="0" w:line="240" w:lineRule="auto"/>
    </w:pPr>
    <w:rPr>
      <w:sz w:val="22"/>
      <w:szCs w:val="22"/>
      <w:lang w:val="es-CR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2-Accent5">
    <w:name w:val="Grid Table 2 Accent 5"/>
    <w:basedOn w:val="TableNormal"/>
    <w:uiPriority w:val="47"/>
    <w:rsid w:val="00F43B00"/>
    <w:pPr>
      <w:spacing w:after="0" w:line="240" w:lineRule="auto"/>
    </w:pPr>
    <w:rPr>
      <w:sz w:val="22"/>
      <w:szCs w:val="22"/>
      <w:lang w:val="es-CR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3B00"/>
    <w:pPr>
      <w:spacing w:after="120" w:line="276" w:lineRule="auto"/>
      <w:jc w:val="both"/>
    </w:pPr>
    <w:rPr>
      <w:rFonts w:ascii="Tahoma" w:hAnsi="Tahoma"/>
      <w:sz w:val="22"/>
      <w:szCs w:val="22"/>
      <w:lang w:val="es-CR"/>
    </w:rPr>
  </w:style>
  <w:style w:type="character" w:customStyle="1" w:styleId="BodyTextChar">
    <w:name w:val="Body Text Char"/>
    <w:basedOn w:val="DefaultParagraphFont"/>
    <w:link w:val="BodyText"/>
    <w:uiPriority w:val="99"/>
    <w:rsid w:val="00F43B00"/>
    <w:rPr>
      <w:rFonts w:ascii="Tahoma" w:hAnsi="Tahoma"/>
      <w:sz w:val="22"/>
      <w:szCs w:val="22"/>
      <w:lang w:val="es-CR"/>
    </w:rPr>
  </w:style>
  <w:style w:type="table" w:customStyle="1" w:styleId="TableGrid0">
    <w:name w:val="TableGrid"/>
    <w:rsid w:val="00F43B00"/>
    <w:pPr>
      <w:spacing w:after="0" w:line="240" w:lineRule="auto"/>
    </w:pPr>
    <w:rPr>
      <w:rFonts w:eastAsiaTheme="minorEastAsia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623ECD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887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39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21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7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93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9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00588D03DB6449A1604D5DBB5B5758" ma:contentTypeVersion="4" ma:contentTypeDescription="Crear nuevo documento." ma:contentTypeScope="" ma:versionID="c582aa4cf16454ea4ebdb43082e390bb">
  <xsd:schema xmlns:xsd="http://www.w3.org/2001/XMLSchema" xmlns:xs="http://www.w3.org/2001/XMLSchema" xmlns:p="http://schemas.microsoft.com/office/2006/metadata/properties" xmlns:ns2="7ee00f78-ad16-4f76-8235-30cc2c3c012b" targetNamespace="http://schemas.microsoft.com/office/2006/metadata/properties" ma:root="true" ma:fieldsID="a2f8c4ca11bfa857afbe139526b56b13" ns2:_="">
    <xsd:import namespace="7ee00f78-ad16-4f76-8235-30cc2c3c01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00f78-ad16-4f76-8235-30cc2c3c0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669F2D-B734-4BB8-9051-5EBE942502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84BB2D-2F9B-420C-88CB-6F3B159B12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8C798A-53DE-4695-9396-DCA331427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e00f78-ad16-4f76-8235-30cc2c3c01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DE153F-8D99-4556-84F1-366CDE3991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Hernandez</dc:creator>
  <cp:keywords/>
  <dc:description/>
  <cp:lastModifiedBy>LUIS MANUEL HERNÁNDEZ CRUZ</cp:lastModifiedBy>
  <cp:revision>154</cp:revision>
  <cp:lastPrinted>2026-04-06T13:42:00Z</cp:lastPrinted>
  <dcterms:created xsi:type="dcterms:W3CDTF">2024-06-03T04:23:00Z</dcterms:created>
  <dcterms:modified xsi:type="dcterms:W3CDTF">2026-04-06T13:42:00Z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0x010100C000588D03DB6449A1604D5DBB5B5758</vt:lpwstr>
  </property>
</Properties>
</file>